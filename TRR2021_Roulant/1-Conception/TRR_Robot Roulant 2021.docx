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B70D3E" w14:textId="77777777" w:rsidR="005E346D" w:rsidRPr="005A4184" w:rsidRDefault="005E346D" w:rsidP="005E346D">
      <w:bookmarkStart w:id="0" w:name="_Hlk81159919"/>
      <w:bookmarkEnd w:id="0"/>
    </w:p>
    <w:p w14:paraId="5B5F8A79" w14:textId="77777777" w:rsidR="00EA129C" w:rsidRPr="005A4184" w:rsidRDefault="00EA129C" w:rsidP="00EA129C">
      <w:pPr>
        <w:jc w:val="center"/>
        <w:rPr>
          <w:rFonts w:ascii="Arial Black" w:hAnsi="Arial Black"/>
          <w:sz w:val="40"/>
          <w:szCs w:val="40"/>
        </w:rPr>
      </w:pPr>
      <w:r w:rsidRPr="005A4184">
        <w:rPr>
          <w:rFonts w:ascii="Arial Black" w:hAnsi="Arial Black"/>
          <w:sz w:val="40"/>
          <w:szCs w:val="40"/>
        </w:rPr>
        <w:t>Robot Roulant 2021</w:t>
      </w:r>
    </w:p>
    <w:p w14:paraId="7B5026B6" w14:textId="77777777" w:rsidR="00EA129C" w:rsidRPr="005A4184" w:rsidRDefault="00EA129C" w:rsidP="00EA129C">
      <w:pPr>
        <w:jc w:val="center"/>
        <w:rPr>
          <w:rFonts w:ascii="Arial Black" w:hAnsi="Arial Black"/>
          <w:sz w:val="40"/>
          <w:szCs w:val="40"/>
        </w:rPr>
      </w:pPr>
      <w:r w:rsidRPr="005A4184">
        <w:rPr>
          <w:rFonts w:ascii="Arial Black" w:hAnsi="Arial Black"/>
          <w:sz w:val="40"/>
          <w:szCs w:val="40"/>
        </w:rPr>
        <w:t>Pour Toulouse Robot Race</w:t>
      </w:r>
    </w:p>
    <w:p w14:paraId="4CE9FD64" w14:textId="77777777" w:rsidR="00EA129C" w:rsidRPr="005A4184" w:rsidRDefault="00EA129C" w:rsidP="00EA129C"/>
    <w:p w14:paraId="47AAC71C" w14:textId="77777777" w:rsidR="00EA129C" w:rsidRPr="005A4184" w:rsidRDefault="00EA129C" w:rsidP="00EA129C"/>
    <w:p w14:paraId="7DA55895" w14:textId="77777777" w:rsidR="00EA129C" w:rsidRPr="005A4184" w:rsidRDefault="00EA129C" w:rsidP="00EA129C"/>
    <w:p w14:paraId="4B443D0C" w14:textId="77777777" w:rsidR="00EA129C" w:rsidRPr="005A4184" w:rsidRDefault="00EA129C" w:rsidP="00EA129C"/>
    <w:p w14:paraId="13E6C503" w14:textId="77777777" w:rsidR="00EA129C" w:rsidRPr="005A4184" w:rsidRDefault="00EA129C" w:rsidP="00EA129C"/>
    <w:p w14:paraId="1720BACA" w14:textId="77777777" w:rsidR="00EA129C" w:rsidRPr="005A4184" w:rsidRDefault="00EA129C" w:rsidP="00EA129C">
      <w:pPr>
        <w:rPr>
          <w:rPrChange w:id="1" w:author="Nicolas MIRAULT" w:date="2021-08-29T20:06:00Z">
            <w:rPr/>
          </w:rPrChange>
        </w:rPr>
      </w:pPr>
      <w:r w:rsidRPr="005A4184">
        <w:rPr>
          <w:lang w:eastAsia="fr-FR"/>
          <w:rPrChange w:id="2" w:author="Nicolas MIRAULT" w:date="2021-08-29T20:06:00Z">
            <w:rPr>
              <w:noProof/>
              <w:lang w:eastAsia="fr-FR"/>
            </w:rPr>
          </w:rPrChange>
        </w:rPr>
        <w:drawing>
          <wp:inline distT="0" distB="0" distL="0" distR="0" wp14:anchorId="5DAAA1C9" wp14:editId="760D8404">
            <wp:extent cx="5760720" cy="4320540"/>
            <wp:effectExtent l="0" t="0" r="0" b="381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764D1F5B" w14:textId="77777777" w:rsidR="00057C77" w:rsidRPr="005A4184" w:rsidRDefault="00057C77" w:rsidP="005E346D">
      <w:pPr>
        <w:rPr>
          <w:rPrChange w:id="3" w:author="Nicolas MIRAULT" w:date="2021-08-29T20:06:00Z">
            <w:rPr/>
          </w:rPrChange>
        </w:rPr>
      </w:pPr>
    </w:p>
    <w:p w14:paraId="07B8E909" w14:textId="77777777" w:rsidR="00057C77" w:rsidRPr="005A4184" w:rsidRDefault="00057C77" w:rsidP="005E346D">
      <w:pPr>
        <w:rPr>
          <w:rPrChange w:id="4" w:author="Nicolas MIRAULT" w:date="2021-08-29T20:06:00Z">
            <w:rPr/>
          </w:rPrChange>
        </w:rPr>
      </w:pPr>
    </w:p>
    <w:p w14:paraId="5BD0C53A" w14:textId="77777777" w:rsidR="00057C77" w:rsidRPr="005A4184" w:rsidRDefault="00057C77" w:rsidP="005E346D">
      <w:pPr>
        <w:rPr>
          <w:rPrChange w:id="5" w:author="Nicolas MIRAULT" w:date="2021-08-29T20:06:00Z">
            <w:rPr/>
          </w:rPrChange>
        </w:rPr>
      </w:pPr>
    </w:p>
    <w:p w14:paraId="732B1C6E" w14:textId="77777777" w:rsidR="00057C77" w:rsidRPr="005A4184" w:rsidRDefault="00057C77" w:rsidP="005E346D">
      <w:pPr>
        <w:rPr>
          <w:rPrChange w:id="6" w:author="Nicolas MIRAULT" w:date="2021-08-29T20:06:00Z">
            <w:rPr/>
          </w:rPrChange>
        </w:rPr>
      </w:pPr>
    </w:p>
    <w:p w14:paraId="57EEAA69" w14:textId="77777777" w:rsidR="00343C4A" w:rsidRPr="005A4184" w:rsidRDefault="00343C4A" w:rsidP="00343C4A">
      <w:pPr>
        <w:rPr>
          <w:rPrChange w:id="7" w:author="Nicolas MIRAULT" w:date="2021-08-29T20:06:00Z">
            <w:rPr/>
          </w:rPrChange>
        </w:rPr>
      </w:pPr>
    </w:p>
    <w:tbl>
      <w:tblPr>
        <w:tblW w:w="9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346"/>
        <w:gridCol w:w="2268"/>
        <w:gridCol w:w="5812"/>
      </w:tblGrid>
      <w:tr w:rsidR="00343C4A" w:rsidRPr="005A4184" w14:paraId="443A0C42" w14:textId="77777777" w:rsidTr="002861D3">
        <w:trPr>
          <w:tblHeader/>
        </w:trPr>
        <w:tc>
          <w:tcPr>
            <w:tcW w:w="1346" w:type="dxa"/>
            <w:tcBorders>
              <w:top w:val="single" w:sz="4" w:space="0" w:color="auto"/>
              <w:left w:val="single" w:sz="4" w:space="0" w:color="auto"/>
              <w:bottom w:val="single" w:sz="4" w:space="0" w:color="auto"/>
              <w:right w:val="single" w:sz="4" w:space="0" w:color="auto"/>
            </w:tcBorders>
          </w:tcPr>
          <w:p w14:paraId="7A0C611F" w14:textId="77777777" w:rsidR="00343C4A" w:rsidRPr="005A4184" w:rsidRDefault="00343C4A" w:rsidP="00F00CA2">
            <w:pPr>
              <w:pStyle w:val="tabentete"/>
              <w:rPr>
                <w:lang w:val="fr-FR"/>
                <w:rPrChange w:id="8" w:author="Nicolas MIRAULT" w:date="2021-08-29T20:06:00Z">
                  <w:rPr>
                    <w:lang w:val="fr-FR"/>
                  </w:rPr>
                </w:rPrChange>
              </w:rPr>
            </w:pPr>
            <w:proofErr w:type="spellStart"/>
            <w:r w:rsidRPr="005A4184">
              <w:rPr>
                <w:lang w:val="fr-FR"/>
                <w:rPrChange w:id="9" w:author="Nicolas MIRAULT" w:date="2021-08-29T20:06:00Z">
                  <w:rPr>
                    <w:lang w:val="fr-FR"/>
                  </w:rPr>
                </w:rPrChange>
              </w:rPr>
              <w:lastRenderedPageBreak/>
              <w:t>Revision</w:t>
            </w:r>
            <w:proofErr w:type="spellEnd"/>
          </w:p>
        </w:tc>
        <w:tc>
          <w:tcPr>
            <w:tcW w:w="2268" w:type="dxa"/>
            <w:tcBorders>
              <w:top w:val="single" w:sz="4" w:space="0" w:color="auto"/>
              <w:left w:val="single" w:sz="4" w:space="0" w:color="auto"/>
              <w:bottom w:val="single" w:sz="4" w:space="0" w:color="auto"/>
              <w:right w:val="single" w:sz="4" w:space="0" w:color="auto"/>
            </w:tcBorders>
          </w:tcPr>
          <w:p w14:paraId="47F6E071" w14:textId="77777777" w:rsidR="00343C4A" w:rsidRPr="005A4184" w:rsidRDefault="00343C4A" w:rsidP="00F00CA2">
            <w:pPr>
              <w:pStyle w:val="tabentete"/>
              <w:rPr>
                <w:lang w:val="fr-FR"/>
                <w:rPrChange w:id="10" w:author="Nicolas MIRAULT" w:date="2021-08-29T20:06:00Z">
                  <w:rPr>
                    <w:lang w:val="fr-FR"/>
                  </w:rPr>
                </w:rPrChange>
              </w:rPr>
            </w:pPr>
            <w:r w:rsidRPr="005A4184">
              <w:rPr>
                <w:lang w:val="fr-FR"/>
                <w:rPrChange w:id="11" w:author="Nicolas MIRAULT" w:date="2021-08-29T20:06:00Z">
                  <w:rPr>
                    <w:lang w:val="fr-FR"/>
                  </w:rPr>
                </w:rPrChange>
              </w:rPr>
              <w:t>Date</w:t>
            </w:r>
          </w:p>
        </w:tc>
        <w:tc>
          <w:tcPr>
            <w:tcW w:w="5812" w:type="dxa"/>
            <w:tcBorders>
              <w:top w:val="single" w:sz="4" w:space="0" w:color="auto"/>
              <w:left w:val="single" w:sz="4" w:space="0" w:color="auto"/>
              <w:bottom w:val="single" w:sz="4" w:space="0" w:color="auto"/>
              <w:right w:val="single" w:sz="4" w:space="0" w:color="auto"/>
            </w:tcBorders>
          </w:tcPr>
          <w:p w14:paraId="650D2464" w14:textId="77777777" w:rsidR="00343C4A" w:rsidRPr="005A4184" w:rsidRDefault="00343C4A" w:rsidP="00F00CA2">
            <w:pPr>
              <w:pStyle w:val="tabentete"/>
              <w:rPr>
                <w:lang w:val="fr-FR"/>
                <w:rPrChange w:id="12" w:author="Nicolas MIRAULT" w:date="2021-08-29T20:06:00Z">
                  <w:rPr>
                    <w:lang w:val="fr-FR"/>
                  </w:rPr>
                </w:rPrChange>
              </w:rPr>
            </w:pPr>
            <w:r w:rsidRPr="005A4184">
              <w:rPr>
                <w:lang w:val="fr-FR"/>
                <w:rPrChange w:id="13" w:author="Nicolas MIRAULT" w:date="2021-08-29T20:06:00Z">
                  <w:rPr>
                    <w:lang w:val="fr-FR"/>
                  </w:rPr>
                </w:rPrChange>
              </w:rPr>
              <w:t>Change</w:t>
            </w:r>
          </w:p>
        </w:tc>
      </w:tr>
      <w:tr w:rsidR="00343C4A" w:rsidRPr="005A4184" w14:paraId="4B92A8B3" w14:textId="77777777" w:rsidTr="002861D3">
        <w:tc>
          <w:tcPr>
            <w:tcW w:w="1346" w:type="dxa"/>
            <w:tcBorders>
              <w:top w:val="single" w:sz="4" w:space="0" w:color="auto"/>
              <w:left w:val="single" w:sz="4" w:space="0" w:color="auto"/>
              <w:bottom w:val="single" w:sz="4" w:space="0" w:color="auto"/>
              <w:right w:val="single" w:sz="4" w:space="0" w:color="auto"/>
            </w:tcBorders>
          </w:tcPr>
          <w:p w14:paraId="01F52A74" w14:textId="77777777" w:rsidR="00343C4A" w:rsidRPr="005A4184" w:rsidRDefault="00343C4A" w:rsidP="00F00CA2">
            <w:pPr>
              <w:pStyle w:val="tabtxt-c"/>
              <w:rPr>
                <w:lang w:val="fr-FR"/>
                <w:rPrChange w:id="14" w:author="Nicolas MIRAULT" w:date="2021-08-29T20:06:00Z">
                  <w:rPr>
                    <w:lang w:val="fr-FR"/>
                  </w:rPr>
                </w:rPrChange>
              </w:rPr>
            </w:pPr>
            <w:r w:rsidRPr="005A4184">
              <w:rPr>
                <w:lang w:val="fr-FR"/>
                <w:rPrChange w:id="15" w:author="Nicolas MIRAULT" w:date="2021-08-29T20:06:00Z">
                  <w:rPr>
                    <w:lang w:val="fr-FR"/>
                  </w:rPr>
                </w:rPrChange>
              </w:rPr>
              <w:t>--</w:t>
            </w:r>
          </w:p>
        </w:tc>
        <w:tc>
          <w:tcPr>
            <w:tcW w:w="2268" w:type="dxa"/>
            <w:tcBorders>
              <w:top w:val="single" w:sz="4" w:space="0" w:color="auto"/>
              <w:left w:val="single" w:sz="4" w:space="0" w:color="auto"/>
              <w:bottom w:val="single" w:sz="4" w:space="0" w:color="auto"/>
              <w:right w:val="single" w:sz="4" w:space="0" w:color="auto"/>
            </w:tcBorders>
          </w:tcPr>
          <w:p w14:paraId="356A5BE3" w14:textId="177658CC" w:rsidR="00343C4A" w:rsidRPr="005A4184" w:rsidRDefault="00EA129C" w:rsidP="007356E7">
            <w:pPr>
              <w:pStyle w:val="tabtxt-c"/>
              <w:rPr>
                <w:lang w:val="fr-FR"/>
                <w:rPrChange w:id="16" w:author="Nicolas MIRAULT" w:date="2021-08-29T20:06:00Z">
                  <w:rPr>
                    <w:lang w:val="fr-FR"/>
                  </w:rPr>
                </w:rPrChange>
              </w:rPr>
            </w:pPr>
            <w:r w:rsidRPr="005A4184">
              <w:rPr>
                <w:lang w:val="fr-FR"/>
                <w:rPrChange w:id="17" w:author="Nicolas MIRAULT" w:date="2021-08-29T20:06:00Z">
                  <w:rPr>
                    <w:lang w:val="fr-FR"/>
                  </w:rPr>
                </w:rPrChange>
              </w:rPr>
              <w:t>1</w:t>
            </w:r>
            <w:r w:rsidR="007356E7" w:rsidRPr="005A4184">
              <w:rPr>
                <w:lang w:val="fr-FR"/>
                <w:rPrChange w:id="18" w:author="Nicolas MIRAULT" w:date="2021-08-29T20:06:00Z">
                  <w:rPr>
                    <w:lang w:val="fr-FR"/>
                  </w:rPr>
                </w:rPrChange>
              </w:rPr>
              <w:t>6</w:t>
            </w:r>
            <w:r w:rsidR="00343C4A" w:rsidRPr="005A4184">
              <w:rPr>
                <w:lang w:val="fr-FR"/>
                <w:rPrChange w:id="19" w:author="Nicolas MIRAULT" w:date="2021-08-29T20:06:00Z">
                  <w:rPr>
                    <w:lang w:val="fr-FR"/>
                  </w:rPr>
                </w:rPrChange>
              </w:rPr>
              <w:t>/0</w:t>
            </w:r>
            <w:r w:rsidRPr="005A4184">
              <w:rPr>
                <w:lang w:val="fr-FR"/>
                <w:rPrChange w:id="20" w:author="Nicolas MIRAULT" w:date="2021-08-29T20:06:00Z">
                  <w:rPr>
                    <w:lang w:val="fr-FR"/>
                  </w:rPr>
                </w:rPrChange>
              </w:rPr>
              <w:t>8</w:t>
            </w:r>
            <w:r w:rsidR="00343C4A" w:rsidRPr="005A4184">
              <w:rPr>
                <w:lang w:val="fr-FR"/>
                <w:rPrChange w:id="21" w:author="Nicolas MIRAULT" w:date="2021-08-29T20:06:00Z">
                  <w:rPr>
                    <w:lang w:val="fr-FR"/>
                  </w:rPr>
                </w:rPrChange>
              </w:rPr>
              <w:t>/20</w:t>
            </w:r>
            <w:r w:rsidRPr="005A4184">
              <w:rPr>
                <w:lang w:val="fr-FR"/>
                <w:rPrChange w:id="22" w:author="Nicolas MIRAULT" w:date="2021-08-29T20:06:00Z">
                  <w:rPr>
                    <w:lang w:val="fr-FR"/>
                  </w:rPr>
                </w:rPrChange>
              </w:rPr>
              <w:t>21</w:t>
            </w:r>
          </w:p>
        </w:tc>
        <w:tc>
          <w:tcPr>
            <w:tcW w:w="5812" w:type="dxa"/>
            <w:tcBorders>
              <w:top w:val="single" w:sz="4" w:space="0" w:color="auto"/>
              <w:left w:val="single" w:sz="4" w:space="0" w:color="auto"/>
              <w:bottom w:val="single" w:sz="4" w:space="0" w:color="auto"/>
              <w:right w:val="single" w:sz="4" w:space="0" w:color="auto"/>
            </w:tcBorders>
          </w:tcPr>
          <w:p w14:paraId="4C53F2B3" w14:textId="77777777" w:rsidR="00343C4A" w:rsidRPr="005A4184" w:rsidRDefault="00343C4A" w:rsidP="00F00CA2">
            <w:pPr>
              <w:pStyle w:val="tabtxt-j"/>
              <w:jc w:val="left"/>
              <w:rPr>
                <w:lang w:val="fr-FR"/>
                <w:rPrChange w:id="23" w:author="Nicolas MIRAULT" w:date="2021-08-29T20:06:00Z">
                  <w:rPr>
                    <w:lang w:val="fr-FR"/>
                  </w:rPr>
                </w:rPrChange>
              </w:rPr>
            </w:pPr>
            <w:proofErr w:type="spellStart"/>
            <w:r w:rsidRPr="005A4184">
              <w:rPr>
                <w:lang w:val="fr-FR"/>
                <w:rPrChange w:id="24" w:author="Nicolas MIRAULT" w:date="2021-08-29T20:06:00Z">
                  <w:rPr>
                    <w:lang w:val="fr-FR"/>
                  </w:rPr>
                </w:rPrChange>
              </w:rPr>
              <w:t>Creation</w:t>
            </w:r>
            <w:proofErr w:type="spellEnd"/>
          </w:p>
        </w:tc>
      </w:tr>
      <w:tr w:rsidR="00343C4A" w:rsidRPr="005A4184" w14:paraId="11FD05C4" w14:textId="77777777" w:rsidTr="002861D3">
        <w:tc>
          <w:tcPr>
            <w:tcW w:w="1346" w:type="dxa"/>
            <w:tcBorders>
              <w:top w:val="single" w:sz="4" w:space="0" w:color="auto"/>
              <w:left w:val="single" w:sz="4" w:space="0" w:color="auto"/>
              <w:bottom w:val="single" w:sz="4" w:space="0" w:color="auto"/>
              <w:right w:val="single" w:sz="4" w:space="0" w:color="auto"/>
            </w:tcBorders>
          </w:tcPr>
          <w:p w14:paraId="545EB58A" w14:textId="442059C9" w:rsidR="00343C4A" w:rsidRPr="005A4184" w:rsidRDefault="007B3FFE" w:rsidP="00F00CA2">
            <w:pPr>
              <w:pStyle w:val="tabtxt-c"/>
              <w:rPr>
                <w:lang w:val="fr-FR"/>
                <w:rPrChange w:id="25" w:author="Nicolas MIRAULT" w:date="2021-08-29T20:06:00Z">
                  <w:rPr>
                    <w:lang w:val="fr-FR"/>
                  </w:rPr>
                </w:rPrChange>
              </w:rPr>
            </w:pPr>
            <w:ins w:id="26" w:author="Nicolas MIRAULT" w:date="2021-08-29T17:41:00Z">
              <w:r w:rsidRPr="005A4184">
                <w:rPr>
                  <w:lang w:val="fr-FR"/>
                  <w:rPrChange w:id="27" w:author="Nicolas MIRAULT" w:date="2021-08-29T20:06:00Z">
                    <w:rPr>
                      <w:lang w:val="fr-FR"/>
                    </w:rPr>
                  </w:rPrChange>
                </w:rPr>
                <w:t>-A</w:t>
              </w:r>
            </w:ins>
          </w:p>
        </w:tc>
        <w:tc>
          <w:tcPr>
            <w:tcW w:w="2268" w:type="dxa"/>
            <w:tcBorders>
              <w:top w:val="single" w:sz="4" w:space="0" w:color="auto"/>
              <w:left w:val="single" w:sz="4" w:space="0" w:color="auto"/>
              <w:bottom w:val="single" w:sz="4" w:space="0" w:color="auto"/>
              <w:right w:val="single" w:sz="4" w:space="0" w:color="auto"/>
            </w:tcBorders>
          </w:tcPr>
          <w:p w14:paraId="50675928" w14:textId="75A33864" w:rsidR="00343C4A" w:rsidRPr="005A4184" w:rsidRDefault="007B3FFE" w:rsidP="002861D3">
            <w:pPr>
              <w:pStyle w:val="tabtxt-c"/>
              <w:rPr>
                <w:lang w:val="fr-FR"/>
                <w:rPrChange w:id="28" w:author="Nicolas MIRAULT" w:date="2021-08-29T20:06:00Z">
                  <w:rPr>
                    <w:lang w:val="fr-FR"/>
                  </w:rPr>
                </w:rPrChange>
              </w:rPr>
            </w:pPr>
            <w:ins w:id="29" w:author="Nicolas MIRAULT" w:date="2021-08-29T17:41:00Z">
              <w:r w:rsidRPr="005A4184">
                <w:rPr>
                  <w:lang w:val="fr-FR"/>
                  <w:rPrChange w:id="30" w:author="Nicolas MIRAULT" w:date="2021-08-29T20:06:00Z">
                    <w:rPr>
                      <w:lang w:val="fr-FR"/>
                    </w:rPr>
                  </w:rPrChange>
                </w:rPr>
                <w:t>29/08/2021</w:t>
              </w:r>
            </w:ins>
          </w:p>
        </w:tc>
        <w:tc>
          <w:tcPr>
            <w:tcW w:w="5812" w:type="dxa"/>
            <w:tcBorders>
              <w:top w:val="single" w:sz="4" w:space="0" w:color="auto"/>
              <w:left w:val="single" w:sz="4" w:space="0" w:color="auto"/>
              <w:bottom w:val="single" w:sz="4" w:space="0" w:color="auto"/>
              <w:right w:val="single" w:sz="4" w:space="0" w:color="auto"/>
            </w:tcBorders>
          </w:tcPr>
          <w:p w14:paraId="27D42E32" w14:textId="73556B4F" w:rsidR="00343C4A" w:rsidRPr="005A4184" w:rsidRDefault="007B3FFE" w:rsidP="00F00CA2">
            <w:pPr>
              <w:pStyle w:val="tabtxt-j"/>
              <w:jc w:val="left"/>
              <w:rPr>
                <w:lang w:val="fr-FR"/>
                <w:rPrChange w:id="31" w:author="Nicolas MIRAULT" w:date="2021-08-29T20:06:00Z">
                  <w:rPr>
                    <w:lang w:val="fr-FR"/>
                  </w:rPr>
                </w:rPrChange>
              </w:rPr>
            </w:pPr>
            <w:ins w:id="32" w:author="Nicolas MIRAULT" w:date="2021-08-29T17:41:00Z">
              <w:r w:rsidRPr="005A4184">
                <w:rPr>
                  <w:lang w:val="fr-FR"/>
                  <w:rPrChange w:id="33" w:author="Nicolas MIRAULT" w:date="2021-08-29T20:06:00Z">
                    <w:rPr>
                      <w:lang w:val="fr-FR"/>
                    </w:rPr>
                  </w:rPrChange>
                </w:rPr>
                <w:t>Essentiellement sur les liaisons radio de télémétrie</w:t>
              </w:r>
            </w:ins>
          </w:p>
        </w:tc>
      </w:tr>
      <w:tr w:rsidR="00343C4A" w:rsidRPr="005A4184" w14:paraId="201299ED" w14:textId="77777777" w:rsidTr="002861D3">
        <w:tc>
          <w:tcPr>
            <w:tcW w:w="1346" w:type="dxa"/>
            <w:tcBorders>
              <w:top w:val="single" w:sz="4" w:space="0" w:color="auto"/>
              <w:left w:val="single" w:sz="4" w:space="0" w:color="auto"/>
              <w:bottom w:val="single" w:sz="4" w:space="0" w:color="auto"/>
              <w:right w:val="single" w:sz="4" w:space="0" w:color="auto"/>
            </w:tcBorders>
          </w:tcPr>
          <w:p w14:paraId="32D2DC43" w14:textId="77777777" w:rsidR="00343C4A" w:rsidRPr="005A4184" w:rsidRDefault="00343C4A" w:rsidP="00F00CA2">
            <w:pPr>
              <w:pStyle w:val="tabtxt-c"/>
              <w:rPr>
                <w:lang w:val="fr-FR"/>
                <w:rPrChange w:id="34" w:author="Nicolas MIRAULT" w:date="2021-08-29T20:06:00Z">
                  <w:rPr>
                    <w:lang w:val="fr-FR"/>
                  </w:rPr>
                </w:rPrChange>
              </w:rPr>
            </w:pPr>
          </w:p>
        </w:tc>
        <w:tc>
          <w:tcPr>
            <w:tcW w:w="2268" w:type="dxa"/>
            <w:tcBorders>
              <w:top w:val="single" w:sz="4" w:space="0" w:color="auto"/>
              <w:left w:val="single" w:sz="4" w:space="0" w:color="auto"/>
              <w:bottom w:val="single" w:sz="4" w:space="0" w:color="auto"/>
              <w:right w:val="single" w:sz="4" w:space="0" w:color="auto"/>
            </w:tcBorders>
          </w:tcPr>
          <w:p w14:paraId="5E58C8AF" w14:textId="77777777" w:rsidR="00343C4A" w:rsidRPr="005A4184" w:rsidRDefault="00343C4A" w:rsidP="00F00CA2">
            <w:pPr>
              <w:pStyle w:val="tabtxt-c"/>
              <w:rPr>
                <w:lang w:val="fr-FR"/>
                <w:rPrChange w:id="35" w:author="Nicolas MIRAULT" w:date="2021-08-29T20:06:00Z">
                  <w:rPr>
                    <w:lang w:val="fr-FR"/>
                  </w:rPr>
                </w:rPrChange>
              </w:rPr>
            </w:pPr>
          </w:p>
        </w:tc>
        <w:tc>
          <w:tcPr>
            <w:tcW w:w="5812" w:type="dxa"/>
            <w:tcBorders>
              <w:top w:val="single" w:sz="4" w:space="0" w:color="auto"/>
              <w:left w:val="single" w:sz="4" w:space="0" w:color="auto"/>
              <w:bottom w:val="single" w:sz="4" w:space="0" w:color="auto"/>
              <w:right w:val="single" w:sz="4" w:space="0" w:color="auto"/>
            </w:tcBorders>
          </w:tcPr>
          <w:p w14:paraId="0F17D352" w14:textId="77777777" w:rsidR="00343C4A" w:rsidRPr="005A4184" w:rsidRDefault="00343C4A" w:rsidP="00F00CA2">
            <w:pPr>
              <w:pStyle w:val="tabtxt-j"/>
              <w:jc w:val="left"/>
              <w:rPr>
                <w:lang w:val="fr-FR"/>
                <w:rPrChange w:id="36" w:author="Nicolas MIRAULT" w:date="2021-08-29T20:06:00Z">
                  <w:rPr>
                    <w:lang w:val="fr-FR"/>
                  </w:rPr>
                </w:rPrChange>
              </w:rPr>
            </w:pPr>
          </w:p>
        </w:tc>
      </w:tr>
      <w:tr w:rsidR="00343C4A" w:rsidRPr="005A4184" w14:paraId="476FAD4B" w14:textId="77777777" w:rsidTr="002861D3">
        <w:tc>
          <w:tcPr>
            <w:tcW w:w="1346" w:type="dxa"/>
            <w:tcBorders>
              <w:top w:val="single" w:sz="4" w:space="0" w:color="auto"/>
              <w:left w:val="single" w:sz="4" w:space="0" w:color="auto"/>
              <w:bottom w:val="single" w:sz="4" w:space="0" w:color="auto"/>
              <w:right w:val="single" w:sz="4" w:space="0" w:color="auto"/>
            </w:tcBorders>
          </w:tcPr>
          <w:p w14:paraId="04A7E83A" w14:textId="77777777" w:rsidR="00343C4A" w:rsidRPr="005A4184" w:rsidRDefault="00343C4A" w:rsidP="00F00CA2">
            <w:pPr>
              <w:pStyle w:val="tabtxt-c"/>
              <w:rPr>
                <w:lang w:val="fr-FR"/>
                <w:rPrChange w:id="37" w:author="Nicolas MIRAULT" w:date="2021-08-29T20:06:00Z">
                  <w:rPr>
                    <w:lang w:val="fr-FR"/>
                  </w:rPr>
                </w:rPrChange>
              </w:rPr>
            </w:pPr>
          </w:p>
        </w:tc>
        <w:tc>
          <w:tcPr>
            <w:tcW w:w="2268" w:type="dxa"/>
            <w:tcBorders>
              <w:top w:val="single" w:sz="4" w:space="0" w:color="auto"/>
              <w:left w:val="single" w:sz="4" w:space="0" w:color="auto"/>
              <w:bottom w:val="single" w:sz="4" w:space="0" w:color="auto"/>
              <w:right w:val="single" w:sz="4" w:space="0" w:color="auto"/>
            </w:tcBorders>
          </w:tcPr>
          <w:p w14:paraId="3884A55B" w14:textId="77777777" w:rsidR="00343C4A" w:rsidRPr="005A4184" w:rsidRDefault="00343C4A" w:rsidP="00F00CA2">
            <w:pPr>
              <w:pStyle w:val="tabtxt-c"/>
              <w:rPr>
                <w:lang w:val="fr-FR"/>
                <w:rPrChange w:id="38" w:author="Nicolas MIRAULT" w:date="2021-08-29T20:06:00Z">
                  <w:rPr>
                    <w:lang w:val="fr-FR"/>
                  </w:rPr>
                </w:rPrChange>
              </w:rPr>
            </w:pPr>
          </w:p>
        </w:tc>
        <w:tc>
          <w:tcPr>
            <w:tcW w:w="5812" w:type="dxa"/>
            <w:tcBorders>
              <w:top w:val="single" w:sz="4" w:space="0" w:color="auto"/>
              <w:left w:val="single" w:sz="4" w:space="0" w:color="auto"/>
              <w:bottom w:val="single" w:sz="4" w:space="0" w:color="auto"/>
              <w:right w:val="single" w:sz="4" w:space="0" w:color="auto"/>
            </w:tcBorders>
          </w:tcPr>
          <w:p w14:paraId="53C854F2" w14:textId="77777777" w:rsidR="00343C4A" w:rsidRPr="005A4184" w:rsidRDefault="00343C4A" w:rsidP="00F00CA2">
            <w:pPr>
              <w:pStyle w:val="tabtxt-j"/>
              <w:jc w:val="left"/>
              <w:rPr>
                <w:lang w:val="fr-FR"/>
                <w:rPrChange w:id="39" w:author="Nicolas MIRAULT" w:date="2021-08-29T20:06:00Z">
                  <w:rPr>
                    <w:lang w:val="fr-FR"/>
                  </w:rPr>
                </w:rPrChange>
              </w:rPr>
            </w:pPr>
          </w:p>
        </w:tc>
      </w:tr>
      <w:tr w:rsidR="00343C4A" w:rsidRPr="005A4184" w14:paraId="09ED9318" w14:textId="77777777" w:rsidTr="002861D3">
        <w:tc>
          <w:tcPr>
            <w:tcW w:w="1346" w:type="dxa"/>
            <w:tcBorders>
              <w:top w:val="single" w:sz="4" w:space="0" w:color="auto"/>
              <w:left w:val="single" w:sz="4" w:space="0" w:color="auto"/>
              <w:bottom w:val="single" w:sz="4" w:space="0" w:color="auto"/>
              <w:right w:val="single" w:sz="4" w:space="0" w:color="auto"/>
            </w:tcBorders>
          </w:tcPr>
          <w:p w14:paraId="2257E6DF" w14:textId="77777777" w:rsidR="00343C4A" w:rsidRPr="005A4184" w:rsidRDefault="00343C4A" w:rsidP="00F00CA2">
            <w:pPr>
              <w:pStyle w:val="tabtxt-c"/>
              <w:rPr>
                <w:lang w:val="fr-FR"/>
                <w:rPrChange w:id="40" w:author="Nicolas MIRAULT" w:date="2021-08-29T20:06:00Z">
                  <w:rPr>
                    <w:lang w:val="fr-FR"/>
                  </w:rPr>
                </w:rPrChange>
              </w:rPr>
            </w:pPr>
          </w:p>
        </w:tc>
        <w:tc>
          <w:tcPr>
            <w:tcW w:w="2268" w:type="dxa"/>
            <w:tcBorders>
              <w:top w:val="single" w:sz="4" w:space="0" w:color="auto"/>
              <w:left w:val="single" w:sz="4" w:space="0" w:color="auto"/>
              <w:bottom w:val="single" w:sz="4" w:space="0" w:color="auto"/>
              <w:right w:val="single" w:sz="4" w:space="0" w:color="auto"/>
            </w:tcBorders>
          </w:tcPr>
          <w:p w14:paraId="2140BD93" w14:textId="77777777" w:rsidR="00343C4A" w:rsidRPr="005A4184" w:rsidRDefault="00343C4A" w:rsidP="00F00CA2">
            <w:pPr>
              <w:pStyle w:val="tabtxt-c"/>
              <w:rPr>
                <w:lang w:val="fr-FR"/>
                <w:rPrChange w:id="41" w:author="Nicolas MIRAULT" w:date="2021-08-29T20:06:00Z">
                  <w:rPr>
                    <w:lang w:val="fr-FR"/>
                  </w:rPr>
                </w:rPrChange>
              </w:rPr>
            </w:pPr>
          </w:p>
        </w:tc>
        <w:tc>
          <w:tcPr>
            <w:tcW w:w="5812" w:type="dxa"/>
            <w:tcBorders>
              <w:top w:val="single" w:sz="4" w:space="0" w:color="auto"/>
              <w:left w:val="single" w:sz="4" w:space="0" w:color="auto"/>
              <w:bottom w:val="single" w:sz="4" w:space="0" w:color="auto"/>
              <w:right w:val="single" w:sz="4" w:space="0" w:color="auto"/>
            </w:tcBorders>
          </w:tcPr>
          <w:p w14:paraId="4BB56B98" w14:textId="77777777" w:rsidR="00343C4A" w:rsidRPr="005A4184" w:rsidRDefault="00343C4A" w:rsidP="00F00CA2">
            <w:pPr>
              <w:pStyle w:val="tabtxt-j"/>
              <w:jc w:val="left"/>
              <w:rPr>
                <w:lang w:val="fr-FR"/>
                <w:rPrChange w:id="42" w:author="Nicolas MIRAULT" w:date="2021-08-29T20:06:00Z">
                  <w:rPr>
                    <w:lang w:val="fr-FR"/>
                  </w:rPr>
                </w:rPrChange>
              </w:rPr>
            </w:pPr>
          </w:p>
        </w:tc>
      </w:tr>
    </w:tbl>
    <w:p w14:paraId="226122C1" w14:textId="77777777" w:rsidR="00B77415" w:rsidRPr="005A4184" w:rsidRDefault="00B77415" w:rsidP="00B77415">
      <w:pPr>
        <w:rPr>
          <w:rPrChange w:id="43" w:author="Nicolas MIRAULT" w:date="2021-08-29T20:06:00Z">
            <w:rPr/>
          </w:rPrChange>
        </w:rPr>
      </w:pPr>
    </w:p>
    <w:sdt>
      <w:sdtPr>
        <w:rPr>
          <w:rFonts w:eastAsia="Cambria" w:cs="Angsana New"/>
          <w:b w:val="0"/>
          <w:caps w:val="0"/>
          <w:color w:val="000000"/>
          <w:spacing w:val="0"/>
          <w:kern w:val="20"/>
          <w:sz w:val="20"/>
          <w:lang w:val="fr-FR"/>
          <w:rPrChange w:id="44" w:author="Nicolas MIRAULT" w:date="2021-08-29T20:06:00Z">
            <w:rPr>
              <w:rFonts w:eastAsia="Cambria" w:cs="Angsana New"/>
              <w:b w:val="0"/>
              <w:caps w:val="0"/>
              <w:color w:val="000000"/>
              <w:spacing w:val="0"/>
              <w:kern w:val="20"/>
              <w:sz w:val="20"/>
              <w:lang w:val="fr-FR"/>
            </w:rPr>
          </w:rPrChange>
        </w:rPr>
        <w:id w:val="1533381062"/>
        <w:docPartObj>
          <w:docPartGallery w:val="Table of Contents"/>
          <w:docPartUnique/>
        </w:docPartObj>
      </w:sdtPr>
      <w:sdtEndPr>
        <w:rPr>
          <w:bCs/>
          <w:rPrChange w:id="45" w:author="Nicolas MIRAULT" w:date="2021-08-29T20:06:00Z">
            <w:rPr/>
          </w:rPrChange>
        </w:rPr>
      </w:sdtEndPr>
      <w:sdtContent>
        <w:p w14:paraId="39C13E07" w14:textId="01EC9567" w:rsidR="00561444" w:rsidRPr="005A4184" w:rsidRDefault="00561444" w:rsidP="00561444">
          <w:pPr>
            <w:pStyle w:val="Titre"/>
            <w:rPr>
              <w:lang w:val="fr-FR"/>
              <w:rPrChange w:id="46" w:author="Nicolas MIRAULT" w:date="2021-08-29T20:06:00Z">
                <w:rPr>
                  <w:lang w:val="fr-FR"/>
                </w:rPr>
              </w:rPrChange>
            </w:rPr>
          </w:pPr>
          <w:r w:rsidRPr="005A4184">
            <w:rPr>
              <w:lang w:val="fr-FR"/>
              <w:rPrChange w:id="47" w:author="Nicolas MIRAULT" w:date="2021-08-29T20:06:00Z">
                <w:rPr>
                  <w:lang w:val="fr-FR"/>
                </w:rPr>
              </w:rPrChange>
            </w:rPr>
            <w:t>Table des matières</w:t>
          </w:r>
        </w:p>
        <w:p w14:paraId="6C2C5068" w14:textId="77777777" w:rsidR="00561444" w:rsidRPr="005A4184" w:rsidRDefault="00561444" w:rsidP="00561444">
          <w:pPr>
            <w:rPr>
              <w:rPrChange w:id="48" w:author="Nicolas MIRAULT" w:date="2021-08-29T20:06:00Z">
                <w:rPr/>
              </w:rPrChange>
            </w:rPr>
          </w:pPr>
        </w:p>
        <w:p w14:paraId="4A11BFBF" w14:textId="147A10F4" w:rsidR="00201F42" w:rsidRPr="005A4184" w:rsidRDefault="00561444">
          <w:pPr>
            <w:pStyle w:val="TM1"/>
            <w:tabs>
              <w:tab w:val="left" w:pos="400"/>
              <w:tab w:val="right" w:leader="dot" w:pos="9061"/>
            </w:tabs>
            <w:rPr>
              <w:rFonts w:asciiTheme="minorHAnsi" w:eastAsiaTheme="minorEastAsia" w:hAnsiTheme="minorHAnsi" w:cstheme="minorBidi"/>
              <w:color w:val="auto"/>
              <w:kern w:val="0"/>
              <w:sz w:val="22"/>
              <w:szCs w:val="22"/>
              <w:lang w:eastAsia="fr-FR"/>
              <w:rPrChange w:id="49" w:author="Nicolas MIRAULT" w:date="2021-08-29T20:06:00Z">
                <w:rPr>
                  <w:rFonts w:asciiTheme="minorHAnsi" w:eastAsiaTheme="minorEastAsia" w:hAnsiTheme="minorHAnsi" w:cstheme="minorBidi"/>
                  <w:noProof/>
                  <w:color w:val="auto"/>
                  <w:kern w:val="0"/>
                  <w:sz w:val="22"/>
                  <w:szCs w:val="22"/>
                  <w:lang w:eastAsia="fr-FR"/>
                </w:rPr>
              </w:rPrChange>
            </w:rPr>
          </w:pPr>
          <w:r w:rsidRPr="005A4184">
            <w:rPr>
              <w:rPrChange w:id="50" w:author="Nicolas MIRAULT" w:date="2021-08-29T20:06:00Z">
                <w:rPr/>
              </w:rPrChange>
            </w:rPr>
            <w:fldChar w:fldCharType="begin"/>
          </w:r>
          <w:r w:rsidRPr="005A4184">
            <w:rPr>
              <w:rPrChange w:id="51" w:author="Nicolas MIRAULT" w:date="2021-08-29T20:06:00Z">
                <w:rPr/>
              </w:rPrChange>
            </w:rPr>
            <w:instrText xml:space="preserve"> TOC \o "1-3" \h \z \u </w:instrText>
          </w:r>
          <w:r w:rsidRPr="005A4184">
            <w:rPr>
              <w:rPrChange w:id="52" w:author="Nicolas MIRAULT" w:date="2021-08-29T20:06:00Z">
                <w:rPr/>
              </w:rPrChange>
            </w:rPr>
            <w:fldChar w:fldCharType="separate"/>
          </w:r>
          <w:r w:rsidR="006F4C99" w:rsidRPr="005A4184">
            <w:rPr>
              <w:rPrChange w:id="53" w:author="Nicolas MIRAULT" w:date="2021-08-29T20:06:00Z">
                <w:rPr/>
              </w:rPrChange>
            </w:rPr>
            <w:fldChar w:fldCharType="begin"/>
          </w:r>
          <w:r w:rsidR="006F4C99" w:rsidRPr="005A4184">
            <w:rPr>
              <w:rPrChange w:id="54" w:author="Nicolas MIRAULT" w:date="2021-08-29T20:06:00Z">
                <w:rPr/>
              </w:rPrChange>
            </w:rPr>
            <w:instrText xml:space="preserve"> HYPERLINK \l "_Toc80024054" </w:instrText>
          </w:r>
          <w:r w:rsidR="006F4C99" w:rsidRPr="005A4184">
            <w:rPr>
              <w:rPrChange w:id="55" w:author="Nicolas MIRAULT" w:date="2021-08-29T20:06:00Z">
                <w:rPr/>
              </w:rPrChange>
            </w:rPr>
            <w:fldChar w:fldCharType="separate"/>
          </w:r>
          <w:r w:rsidR="00201F42" w:rsidRPr="005A4184">
            <w:rPr>
              <w:rStyle w:val="Lienhypertexte"/>
              <w:rPrChange w:id="56" w:author="Nicolas MIRAULT" w:date="2021-08-29T20:06:00Z">
                <w:rPr>
                  <w:rStyle w:val="Lienhypertexte"/>
                  <w:noProof/>
                </w:rPr>
              </w:rPrChange>
            </w:rPr>
            <w:t>1.</w:t>
          </w:r>
          <w:r w:rsidR="00201F42" w:rsidRPr="005A4184">
            <w:rPr>
              <w:rFonts w:asciiTheme="minorHAnsi" w:eastAsiaTheme="minorEastAsia" w:hAnsiTheme="minorHAnsi" w:cstheme="minorBidi"/>
              <w:color w:val="auto"/>
              <w:kern w:val="0"/>
              <w:sz w:val="22"/>
              <w:szCs w:val="22"/>
              <w:lang w:eastAsia="fr-FR"/>
              <w:rPrChange w:id="57" w:author="Nicolas MIRAULT" w:date="2021-08-29T20:06:00Z">
                <w:rPr>
                  <w:rFonts w:asciiTheme="minorHAnsi" w:eastAsiaTheme="minorEastAsia" w:hAnsiTheme="minorHAnsi" w:cstheme="minorBidi"/>
                  <w:noProof/>
                  <w:color w:val="auto"/>
                  <w:kern w:val="0"/>
                  <w:sz w:val="22"/>
                  <w:szCs w:val="22"/>
                  <w:lang w:eastAsia="fr-FR"/>
                </w:rPr>
              </w:rPrChange>
            </w:rPr>
            <w:tab/>
          </w:r>
          <w:r w:rsidR="00201F42" w:rsidRPr="005A4184">
            <w:rPr>
              <w:rStyle w:val="Lienhypertexte"/>
              <w:rPrChange w:id="58" w:author="Nicolas MIRAULT" w:date="2021-08-29T20:06:00Z">
                <w:rPr>
                  <w:rStyle w:val="Lienhypertexte"/>
                  <w:noProof/>
                </w:rPr>
              </w:rPrChange>
            </w:rPr>
            <w:t>Contexte</w:t>
          </w:r>
          <w:r w:rsidR="00201F42" w:rsidRPr="005A4184">
            <w:rPr>
              <w:webHidden/>
              <w:rPrChange w:id="59" w:author="Nicolas MIRAULT" w:date="2021-08-29T20:06:00Z">
                <w:rPr>
                  <w:noProof/>
                  <w:webHidden/>
                </w:rPr>
              </w:rPrChange>
            </w:rPr>
            <w:tab/>
          </w:r>
          <w:r w:rsidR="00201F42" w:rsidRPr="005A4184">
            <w:rPr>
              <w:webHidden/>
              <w:rPrChange w:id="60" w:author="Nicolas MIRAULT" w:date="2021-08-29T20:06:00Z">
                <w:rPr>
                  <w:noProof/>
                  <w:webHidden/>
                </w:rPr>
              </w:rPrChange>
            </w:rPr>
            <w:fldChar w:fldCharType="begin"/>
          </w:r>
          <w:r w:rsidR="00201F42" w:rsidRPr="005A4184">
            <w:rPr>
              <w:webHidden/>
              <w:rPrChange w:id="61" w:author="Nicolas MIRAULT" w:date="2021-08-29T20:06:00Z">
                <w:rPr>
                  <w:noProof/>
                  <w:webHidden/>
                </w:rPr>
              </w:rPrChange>
            </w:rPr>
            <w:instrText xml:space="preserve"> PAGEREF _Toc80024054 \h </w:instrText>
          </w:r>
          <w:r w:rsidR="00201F42" w:rsidRPr="005A4184">
            <w:rPr>
              <w:webHidden/>
              <w:rPrChange w:id="62" w:author="Nicolas MIRAULT" w:date="2021-08-29T20:06:00Z">
                <w:rPr>
                  <w:noProof/>
                  <w:webHidden/>
                </w:rPr>
              </w:rPrChange>
            </w:rPr>
          </w:r>
          <w:r w:rsidR="00201F42" w:rsidRPr="005A4184">
            <w:rPr>
              <w:webHidden/>
              <w:rPrChange w:id="63" w:author="Nicolas MIRAULT" w:date="2021-08-29T20:06:00Z">
                <w:rPr>
                  <w:noProof/>
                  <w:webHidden/>
                </w:rPr>
              </w:rPrChange>
            </w:rPr>
            <w:fldChar w:fldCharType="separate"/>
          </w:r>
          <w:r w:rsidR="00201F42" w:rsidRPr="005A4184">
            <w:rPr>
              <w:webHidden/>
              <w:rPrChange w:id="64" w:author="Nicolas MIRAULT" w:date="2021-08-29T20:06:00Z">
                <w:rPr>
                  <w:noProof/>
                  <w:webHidden/>
                </w:rPr>
              </w:rPrChange>
            </w:rPr>
            <w:t>3</w:t>
          </w:r>
          <w:r w:rsidR="00201F42" w:rsidRPr="005A4184">
            <w:rPr>
              <w:webHidden/>
              <w:rPrChange w:id="65" w:author="Nicolas MIRAULT" w:date="2021-08-29T20:06:00Z">
                <w:rPr>
                  <w:noProof/>
                  <w:webHidden/>
                </w:rPr>
              </w:rPrChange>
            </w:rPr>
            <w:fldChar w:fldCharType="end"/>
          </w:r>
          <w:r w:rsidR="006F4C99" w:rsidRPr="005A4184">
            <w:rPr>
              <w:rPrChange w:id="66" w:author="Nicolas MIRAULT" w:date="2021-08-29T20:06:00Z">
                <w:rPr>
                  <w:noProof/>
                </w:rPr>
              </w:rPrChange>
            </w:rPr>
            <w:fldChar w:fldCharType="end"/>
          </w:r>
        </w:p>
        <w:p w14:paraId="25F5D7F5" w14:textId="52C5F318" w:rsidR="00201F42" w:rsidRPr="005A4184" w:rsidRDefault="006F4C99">
          <w:pPr>
            <w:pStyle w:val="TM1"/>
            <w:tabs>
              <w:tab w:val="left" w:pos="400"/>
              <w:tab w:val="right" w:leader="dot" w:pos="9061"/>
            </w:tabs>
            <w:rPr>
              <w:rFonts w:asciiTheme="minorHAnsi" w:eastAsiaTheme="minorEastAsia" w:hAnsiTheme="minorHAnsi" w:cstheme="minorBidi"/>
              <w:color w:val="auto"/>
              <w:kern w:val="0"/>
              <w:sz w:val="22"/>
              <w:szCs w:val="22"/>
              <w:lang w:eastAsia="fr-FR"/>
              <w:rPrChange w:id="67" w:author="Nicolas MIRAULT" w:date="2021-08-29T20:06:00Z">
                <w:rPr>
                  <w:rFonts w:asciiTheme="minorHAnsi" w:eastAsiaTheme="minorEastAsia" w:hAnsiTheme="minorHAnsi" w:cstheme="minorBidi"/>
                  <w:noProof/>
                  <w:color w:val="auto"/>
                  <w:kern w:val="0"/>
                  <w:sz w:val="22"/>
                  <w:szCs w:val="22"/>
                  <w:lang w:eastAsia="fr-FR"/>
                </w:rPr>
              </w:rPrChange>
            </w:rPr>
          </w:pPr>
          <w:r w:rsidRPr="005A4184">
            <w:rPr>
              <w:rPrChange w:id="68" w:author="Nicolas MIRAULT" w:date="2021-08-29T20:06:00Z">
                <w:rPr/>
              </w:rPrChange>
            </w:rPr>
            <w:fldChar w:fldCharType="begin"/>
          </w:r>
          <w:r w:rsidRPr="005A4184">
            <w:rPr>
              <w:rPrChange w:id="69" w:author="Nicolas MIRAULT" w:date="2021-08-29T20:06:00Z">
                <w:rPr/>
              </w:rPrChange>
            </w:rPr>
            <w:instrText xml:space="preserve"> HYPERLINK \l "_Toc80024055" </w:instrText>
          </w:r>
          <w:r w:rsidRPr="005A4184">
            <w:rPr>
              <w:rPrChange w:id="70" w:author="Nicolas MIRAULT" w:date="2021-08-29T20:06:00Z">
                <w:rPr/>
              </w:rPrChange>
            </w:rPr>
            <w:fldChar w:fldCharType="separate"/>
          </w:r>
          <w:r w:rsidR="00201F42" w:rsidRPr="005A4184">
            <w:rPr>
              <w:rStyle w:val="Lienhypertexte"/>
              <w:rPrChange w:id="71" w:author="Nicolas MIRAULT" w:date="2021-08-29T20:06:00Z">
                <w:rPr>
                  <w:rStyle w:val="Lienhypertexte"/>
                  <w:noProof/>
                </w:rPr>
              </w:rPrChange>
            </w:rPr>
            <w:t>2.</w:t>
          </w:r>
          <w:r w:rsidR="00201F42" w:rsidRPr="005A4184">
            <w:rPr>
              <w:rFonts w:asciiTheme="minorHAnsi" w:eastAsiaTheme="minorEastAsia" w:hAnsiTheme="minorHAnsi" w:cstheme="minorBidi"/>
              <w:color w:val="auto"/>
              <w:kern w:val="0"/>
              <w:sz w:val="22"/>
              <w:szCs w:val="22"/>
              <w:lang w:eastAsia="fr-FR"/>
              <w:rPrChange w:id="72" w:author="Nicolas MIRAULT" w:date="2021-08-29T20:06:00Z">
                <w:rPr>
                  <w:rFonts w:asciiTheme="minorHAnsi" w:eastAsiaTheme="minorEastAsia" w:hAnsiTheme="minorHAnsi" w:cstheme="minorBidi"/>
                  <w:noProof/>
                  <w:color w:val="auto"/>
                  <w:kern w:val="0"/>
                  <w:sz w:val="22"/>
                  <w:szCs w:val="22"/>
                  <w:lang w:eastAsia="fr-FR"/>
                </w:rPr>
              </w:rPrChange>
            </w:rPr>
            <w:tab/>
          </w:r>
          <w:r w:rsidR="00201F42" w:rsidRPr="005A4184">
            <w:rPr>
              <w:rStyle w:val="Lienhypertexte"/>
              <w:rPrChange w:id="73" w:author="Nicolas MIRAULT" w:date="2021-08-29T20:06:00Z">
                <w:rPr>
                  <w:rStyle w:val="Lienhypertexte"/>
                  <w:noProof/>
                </w:rPr>
              </w:rPrChange>
            </w:rPr>
            <w:t>Les grandes lignes du projet</w:t>
          </w:r>
          <w:r w:rsidR="00201F42" w:rsidRPr="005A4184">
            <w:rPr>
              <w:webHidden/>
              <w:rPrChange w:id="74" w:author="Nicolas MIRAULT" w:date="2021-08-29T20:06:00Z">
                <w:rPr>
                  <w:noProof/>
                  <w:webHidden/>
                </w:rPr>
              </w:rPrChange>
            </w:rPr>
            <w:tab/>
          </w:r>
          <w:r w:rsidR="00201F42" w:rsidRPr="005A4184">
            <w:rPr>
              <w:webHidden/>
              <w:rPrChange w:id="75" w:author="Nicolas MIRAULT" w:date="2021-08-29T20:06:00Z">
                <w:rPr>
                  <w:noProof/>
                  <w:webHidden/>
                </w:rPr>
              </w:rPrChange>
            </w:rPr>
            <w:fldChar w:fldCharType="begin"/>
          </w:r>
          <w:r w:rsidR="00201F42" w:rsidRPr="005A4184">
            <w:rPr>
              <w:webHidden/>
              <w:rPrChange w:id="76" w:author="Nicolas MIRAULT" w:date="2021-08-29T20:06:00Z">
                <w:rPr>
                  <w:noProof/>
                  <w:webHidden/>
                </w:rPr>
              </w:rPrChange>
            </w:rPr>
            <w:instrText xml:space="preserve"> PAGEREF _Toc80024055 \h </w:instrText>
          </w:r>
          <w:r w:rsidR="00201F42" w:rsidRPr="005A4184">
            <w:rPr>
              <w:webHidden/>
              <w:rPrChange w:id="77" w:author="Nicolas MIRAULT" w:date="2021-08-29T20:06:00Z">
                <w:rPr>
                  <w:noProof/>
                  <w:webHidden/>
                </w:rPr>
              </w:rPrChange>
            </w:rPr>
          </w:r>
          <w:r w:rsidR="00201F42" w:rsidRPr="005A4184">
            <w:rPr>
              <w:webHidden/>
              <w:rPrChange w:id="78" w:author="Nicolas MIRAULT" w:date="2021-08-29T20:06:00Z">
                <w:rPr>
                  <w:noProof/>
                  <w:webHidden/>
                </w:rPr>
              </w:rPrChange>
            </w:rPr>
            <w:fldChar w:fldCharType="separate"/>
          </w:r>
          <w:r w:rsidR="00201F42" w:rsidRPr="005A4184">
            <w:rPr>
              <w:webHidden/>
              <w:rPrChange w:id="79" w:author="Nicolas MIRAULT" w:date="2021-08-29T20:06:00Z">
                <w:rPr>
                  <w:noProof/>
                  <w:webHidden/>
                </w:rPr>
              </w:rPrChange>
            </w:rPr>
            <w:t>4</w:t>
          </w:r>
          <w:r w:rsidR="00201F42" w:rsidRPr="005A4184">
            <w:rPr>
              <w:webHidden/>
              <w:rPrChange w:id="80" w:author="Nicolas MIRAULT" w:date="2021-08-29T20:06:00Z">
                <w:rPr>
                  <w:noProof/>
                  <w:webHidden/>
                </w:rPr>
              </w:rPrChange>
            </w:rPr>
            <w:fldChar w:fldCharType="end"/>
          </w:r>
          <w:r w:rsidRPr="005A4184">
            <w:rPr>
              <w:rPrChange w:id="81" w:author="Nicolas MIRAULT" w:date="2021-08-29T20:06:00Z">
                <w:rPr>
                  <w:noProof/>
                </w:rPr>
              </w:rPrChange>
            </w:rPr>
            <w:fldChar w:fldCharType="end"/>
          </w:r>
        </w:p>
        <w:p w14:paraId="636A961D" w14:textId="533C9B7A" w:rsidR="00201F42" w:rsidRPr="005A4184" w:rsidRDefault="006F4C99">
          <w:pPr>
            <w:pStyle w:val="TM1"/>
            <w:tabs>
              <w:tab w:val="left" w:pos="400"/>
              <w:tab w:val="right" w:leader="dot" w:pos="9061"/>
            </w:tabs>
            <w:rPr>
              <w:rFonts w:asciiTheme="minorHAnsi" w:eastAsiaTheme="minorEastAsia" w:hAnsiTheme="minorHAnsi" w:cstheme="minorBidi"/>
              <w:color w:val="auto"/>
              <w:kern w:val="0"/>
              <w:sz w:val="22"/>
              <w:szCs w:val="22"/>
              <w:lang w:eastAsia="fr-FR"/>
              <w:rPrChange w:id="82" w:author="Nicolas MIRAULT" w:date="2021-08-29T20:06:00Z">
                <w:rPr>
                  <w:rFonts w:asciiTheme="minorHAnsi" w:eastAsiaTheme="minorEastAsia" w:hAnsiTheme="minorHAnsi" w:cstheme="minorBidi"/>
                  <w:noProof/>
                  <w:color w:val="auto"/>
                  <w:kern w:val="0"/>
                  <w:sz w:val="22"/>
                  <w:szCs w:val="22"/>
                  <w:lang w:eastAsia="fr-FR"/>
                </w:rPr>
              </w:rPrChange>
            </w:rPr>
          </w:pPr>
          <w:r w:rsidRPr="005A4184">
            <w:rPr>
              <w:rPrChange w:id="83" w:author="Nicolas MIRAULT" w:date="2021-08-29T20:06:00Z">
                <w:rPr/>
              </w:rPrChange>
            </w:rPr>
            <w:fldChar w:fldCharType="begin"/>
          </w:r>
          <w:r w:rsidRPr="005A4184">
            <w:rPr>
              <w:rPrChange w:id="84" w:author="Nicolas MIRAULT" w:date="2021-08-29T20:06:00Z">
                <w:rPr/>
              </w:rPrChange>
            </w:rPr>
            <w:instrText xml:space="preserve"> H</w:instrText>
          </w:r>
          <w:r w:rsidRPr="005A4184">
            <w:rPr>
              <w:rPrChange w:id="85" w:author="Nicolas MIRAULT" w:date="2021-08-29T20:06:00Z">
                <w:rPr/>
              </w:rPrChange>
            </w:rPr>
            <w:instrText xml:space="preserve">YPERLINK \l "_Toc80024056" </w:instrText>
          </w:r>
          <w:r w:rsidRPr="005A4184">
            <w:rPr>
              <w:rPrChange w:id="86" w:author="Nicolas MIRAULT" w:date="2021-08-29T20:06:00Z">
                <w:rPr/>
              </w:rPrChange>
            </w:rPr>
            <w:fldChar w:fldCharType="separate"/>
          </w:r>
          <w:r w:rsidR="00201F42" w:rsidRPr="005A4184">
            <w:rPr>
              <w:rStyle w:val="Lienhypertexte"/>
              <w:rPrChange w:id="87" w:author="Nicolas MIRAULT" w:date="2021-08-29T20:06:00Z">
                <w:rPr>
                  <w:rStyle w:val="Lienhypertexte"/>
                  <w:noProof/>
                </w:rPr>
              </w:rPrChange>
            </w:rPr>
            <w:t>3.</w:t>
          </w:r>
          <w:r w:rsidR="00201F42" w:rsidRPr="005A4184">
            <w:rPr>
              <w:rFonts w:asciiTheme="minorHAnsi" w:eastAsiaTheme="minorEastAsia" w:hAnsiTheme="minorHAnsi" w:cstheme="minorBidi"/>
              <w:color w:val="auto"/>
              <w:kern w:val="0"/>
              <w:sz w:val="22"/>
              <w:szCs w:val="22"/>
              <w:lang w:eastAsia="fr-FR"/>
              <w:rPrChange w:id="88" w:author="Nicolas MIRAULT" w:date="2021-08-29T20:06:00Z">
                <w:rPr>
                  <w:rFonts w:asciiTheme="minorHAnsi" w:eastAsiaTheme="minorEastAsia" w:hAnsiTheme="minorHAnsi" w:cstheme="minorBidi"/>
                  <w:noProof/>
                  <w:color w:val="auto"/>
                  <w:kern w:val="0"/>
                  <w:sz w:val="22"/>
                  <w:szCs w:val="22"/>
                  <w:lang w:eastAsia="fr-FR"/>
                </w:rPr>
              </w:rPrChange>
            </w:rPr>
            <w:tab/>
          </w:r>
          <w:r w:rsidR="00201F42" w:rsidRPr="005A4184">
            <w:rPr>
              <w:rStyle w:val="Lienhypertexte"/>
              <w:rPrChange w:id="89" w:author="Nicolas MIRAULT" w:date="2021-08-29T20:06:00Z">
                <w:rPr>
                  <w:rStyle w:val="Lienhypertexte"/>
                  <w:noProof/>
                </w:rPr>
              </w:rPrChange>
            </w:rPr>
            <w:t>Conception détaillée</w:t>
          </w:r>
          <w:r w:rsidR="00201F42" w:rsidRPr="005A4184">
            <w:rPr>
              <w:webHidden/>
              <w:rPrChange w:id="90" w:author="Nicolas MIRAULT" w:date="2021-08-29T20:06:00Z">
                <w:rPr>
                  <w:noProof/>
                  <w:webHidden/>
                </w:rPr>
              </w:rPrChange>
            </w:rPr>
            <w:tab/>
          </w:r>
          <w:r w:rsidR="00201F42" w:rsidRPr="005A4184">
            <w:rPr>
              <w:webHidden/>
              <w:rPrChange w:id="91" w:author="Nicolas MIRAULT" w:date="2021-08-29T20:06:00Z">
                <w:rPr>
                  <w:noProof/>
                  <w:webHidden/>
                </w:rPr>
              </w:rPrChange>
            </w:rPr>
            <w:fldChar w:fldCharType="begin"/>
          </w:r>
          <w:r w:rsidR="00201F42" w:rsidRPr="005A4184">
            <w:rPr>
              <w:webHidden/>
              <w:rPrChange w:id="92" w:author="Nicolas MIRAULT" w:date="2021-08-29T20:06:00Z">
                <w:rPr>
                  <w:noProof/>
                  <w:webHidden/>
                </w:rPr>
              </w:rPrChange>
            </w:rPr>
            <w:instrText xml:space="preserve"> PAGEREF _Toc80024056 \h </w:instrText>
          </w:r>
          <w:r w:rsidR="00201F42" w:rsidRPr="005A4184">
            <w:rPr>
              <w:webHidden/>
              <w:rPrChange w:id="93" w:author="Nicolas MIRAULT" w:date="2021-08-29T20:06:00Z">
                <w:rPr>
                  <w:noProof/>
                  <w:webHidden/>
                </w:rPr>
              </w:rPrChange>
            </w:rPr>
          </w:r>
          <w:r w:rsidR="00201F42" w:rsidRPr="005A4184">
            <w:rPr>
              <w:webHidden/>
              <w:rPrChange w:id="94" w:author="Nicolas MIRAULT" w:date="2021-08-29T20:06:00Z">
                <w:rPr>
                  <w:noProof/>
                  <w:webHidden/>
                </w:rPr>
              </w:rPrChange>
            </w:rPr>
            <w:fldChar w:fldCharType="separate"/>
          </w:r>
          <w:r w:rsidR="00201F42" w:rsidRPr="005A4184">
            <w:rPr>
              <w:webHidden/>
              <w:rPrChange w:id="95" w:author="Nicolas MIRAULT" w:date="2021-08-29T20:06:00Z">
                <w:rPr>
                  <w:noProof/>
                  <w:webHidden/>
                </w:rPr>
              </w:rPrChange>
            </w:rPr>
            <w:t>5</w:t>
          </w:r>
          <w:r w:rsidR="00201F42" w:rsidRPr="005A4184">
            <w:rPr>
              <w:webHidden/>
              <w:rPrChange w:id="96" w:author="Nicolas MIRAULT" w:date="2021-08-29T20:06:00Z">
                <w:rPr>
                  <w:noProof/>
                  <w:webHidden/>
                </w:rPr>
              </w:rPrChange>
            </w:rPr>
            <w:fldChar w:fldCharType="end"/>
          </w:r>
          <w:r w:rsidRPr="005A4184">
            <w:rPr>
              <w:rPrChange w:id="97" w:author="Nicolas MIRAULT" w:date="2021-08-29T20:06:00Z">
                <w:rPr>
                  <w:noProof/>
                </w:rPr>
              </w:rPrChange>
            </w:rPr>
            <w:fldChar w:fldCharType="end"/>
          </w:r>
        </w:p>
        <w:p w14:paraId="0B0DB4A6" w14:textId="25E8BB94" w:rsidR="00201F42" w:rsidRPr="005A4184" w:rsidRDefault="006F4C99">
          <w:pPr>
            <w:pStyle w:val="TM2"/>
            <w:tabs>
              <w:tab w:val="left" w:pos="880"/>
              <w:tab w:val="right" w:leader="dot" w:pos="9061"/>
            </w:tabs>
            <w:rPr>
              <w:rFonts w:asciiTheme="minorHAnsi" w:eastAsiaTheme="minorEastAsia" w:hAnsiTheme="minorHAnsi" w:cstheme="minorBidi"/>
              <w:color w:val="auto"/>
              <w:kern w:val="0"/>
              <w:sz w:val="22"/>
              <w:szCs w:val="22"/>
              <w:lang w:eastAsia="fr-FR"/>
              <w:rPrChange w:id="98" w:author="Nicolas MIRAULT" w:date="2021-08-29T20:06:00Z">
                <w:rPr>
                  <w:rFonts w:asciiTheme="minorHAnsi" w:eastAsiaTheme="minorEastAsia" w:hAnsiTheme="minorHAnsi" w:cstheme="minorBidi"/>
                  <w:noProof/>
                  <w:color w:val="auto"/>
                  <w:kern w:val="0"/>
                  <w:sz w:val="22"/>
                  <w:szCs w:val="22"/>
                  <w:lang w:eastAsia="fr-FR"/>
                </w:rPr>
              </w:rPrChange>
            </w:rPr>
          </w:pPr>
          <w:r w:rsidRPr="005A4184">
            <w:rPr>
              <w:rPrChange w:id="99" w:author="Nicolas MIRAULT" w:date="2021-08-29T20:06:00Z">
                <w:rPr/>
              </w:rPrChange>
            </w:rPr>
            <w:fldChar w:fldCharType="begin"/>
          </w:r>
          <w:r w:rsidRPr="005A4184">
            <w:rPr>
              <w:rPrChange w:id="100" w:author="Nicolas MIRAULT" w:date="2021-08-29T20:06:00Z">
                <w:rPr/>
              </w:rPrChange>
            </w:rPr>
            <w:instrText xml:space="preserve"> HYPERLINK \l "_Toc80024057" </w:instrText>
          </w:r>
          <w:r w:rsidRPr="005A4184">
            <w:rPr>
              <w:rPrChange w:id="101" w:author="Nicolas MIRAULT" w:date="2021-08-29T20:06:00Z">
                <w:rPr/>
              </w:rPrChange>
            </w:rPr>
            <w:fldChar w:fldCharType="separate"/>
          </w:r>
          <w:r w:rsidR="00201F42" w:rsidRPr="005A4184">
            <w:rPr>
              <w:rStyle w:val="Lienhypertexte"/>
              <w:rFonts w:eastAsia="Segoe UI Emoji"/>
              <w:rPrChange w:id="102" w:author="Nicolas MIRAULT" w:date="2021-08-29T20:06:00Z">
                <w:rPr>
                  <w:rStyle w:val="Lienhypertexte"/>
                  <w:rFonts w:eastAsia="Segoe UI Emoji"/>
                  <w:noProof/>
                </w:rPr>
              </w:rPrChange>
            </w:rPr>
            <w:t>3.1</w:t>
          </w:r>
          <w:r w:rsidR="00201F42" w:rsidRPr="005A4184">
            <w:rPr>
              <w:rFonts w:asciiTheme="minorHAnsi" w:eastAsiaTheme="minorEastAsia" w:hAnsiTheme="minorHAnsi" w:cstheme="minorBidi"/>
              <w:color w:val="auto"/>
              <w:kern w:val="0"/>
              <w:sz w:val="22"/>
              <w:szCs w:val="22"/>
              <w:lang w:eastAsia="fr-FR"/>
              <w:rPrChange w:id="103" w:author="Nicolas MIRAULT" w:date="2021-08-29T20:06:00Z">
                <w:rPr>
                  <w:rFonts w:asciiTheme="minorHAnsi" w:eastAsiaTheme="minorEastAsia" w:hAnsiTheme="minorHAnsi" w:cstheme="minorBidi"/>
                  <w:noProof/>
                  <w:color w:val="auto"/>
                  <w:kern w:val="0"/>
                  <w:sz w:val="22"/>
                  <w:szCs w:val="22"/>
                  <w:lang w:eastAsia="fr-FR"/>
                </w:rPr>
              </w:rPrChange>
            </w:rPr>
            <w:tab/>
          </w:r>
          <w:r w:rsidR="00201F42" w:rsidRPr="005A4184">
            <w:rPr>
              <w:rStyle w:val="Lienhypertexte"/>
              <w:rFonts w:eastAsia="Segoe UI Emoji"/>
              <w:rPrChange w:id="104" w:author="Nicolas MIRAULT" w:date="2021-08-29T20:06:00Z">
                <w:rPr>
                  <w:rStyle w:val="Lienhypertexte"/>
                  <w:rFonts w:eastAsia="Segoe UI Emoji"/>
                  <w:noProof/>
                </w:rPr>
              </w:rPrChange>
            </w:rPr>
            <w:t>Le châssis roulant</w:t>
          </w:r>
          <w:r w:rsidR="00201F42" w:rsidRPr="005A4184">
            <w:rPr>
              <w:webHidden/>
              <w:rPrChange w:id="105" w:author="Nicolas MIRAULT" w:date="2021-08-29T20:06:00Z">
                <w:rPr>
                  <w:noProof/>
                  <w:webHidden/>
                </w:rPr>
              </w:rPrChange>
            </w:rPr>
            <w:tab/>
          </w:r>
          <w:r w:rsidR="00201F42" w:rsidRPr="005A4184">
            <w:rPr>
              <w:webHidden/>
              <w:rPrChange w:id="106" w:author="Nicolas MIRAULT" w:date="2021-08-29T20:06:00Z">
                <w:rPr>
                  <w:noProof/>
                  <w:webHidden/>
                </w:rPr>
              </w:rPrChange>
            </w:rPr>
            <w:fldChar w:fldCharType="begin"/>
          </w:r>
          <w:r w:rsidR="00201F42" w:rsidRPr="005A4184">
            <w:rPr>
              <w:webHidden/>
              <w:rPrChange w:id="107" w:author="Nicolas MIRAULT" w:date="2021-08-29T20:06:00Z">
                <w:rPr>
                  <w:noProof/>
                  <w:webHidden/>
                </w:rPr>
              </w:rPrChange>
            </w:rPr>
            <w:instrText xml:space="preserve"> PAGEREF _Toc80024057 \h </w:instrText>
          </w:r>
          <w:r w:rsidR="00201F42" w:rsidRPr="005A4184">
            <w:rPr>
              <w:webHidden/>
              <w:rPrChange w:id="108" w:author="Nicolas MIRAULT" w:date="2021-08-29T20:06:00Z">
                <w:rPr>
                  <w:noProof/>
                  <w:webHidden/>
                </w:rPr>
              </w:rPrChange>
            </w:rPr>
          </w:r>
          <w:r w:rsidR="00201F42" w:rsidRPr="005A4184">
            <w:rPr>
              <w:webHidden/>
              <w:rPrChange w:id="109" w:author="Nicolas MIRAULT" w:date="2021-08-29T20:06:00Z">
                <w:rPr>
                  <w:noProof/>
                  <w:webHidden/>
                </w:rPr>
              </w:rPrChange>
            </w:rPr>
            <w:fldChar w:fldCharType="separate"/>
          </w:r>
          <w:r w:rsidR="00201F42" w:rsidRPr="005A4184">
            <w:rPr>
              <w:webHidden/>
              <w:rPrChange w:id="110" w:author="Nicolas MIRAULT" w:date="2021-08-29T20:06:00Z">
                <w:rPr>
                  <w:noProof/>
                  <w:webHidden/>
                </w:rPr>
              </w:rPrChange>
            </w:rPr>
            <w:t>5</w:t>
          </w:r>
          <w:r w:rsidR="00201F42" w:rsidRPr="005A4184">
            <w:rPr>
              <w:webHidden/>
              <w:rPrChange w:id="111" w:author="Nicolas MIRAULT" w:date="2021-08-29T20:06:00Z">
                <w:rPr>
                  <w:noProof/>
                  <w:webHidden/>
                </w:rPr>
              </w:rPrChange>
            </w:rPr>
            <w:fldChar w:fldCharType="end"/>
          </w:r>
          <w:r w:rsidRPr="005A4184">
            <w:rPr>
              <w:rPrChange w:id="112" w:author="Nicolas MIRAULT" w:date="2021-08-29T20:06:00Z">
                <w:rPr>
                  <w:noProof/>
                </w:rPr>
              </w:rPrChange>
            </w:rPr>
            <w:fldChar w:fldCharType="end"/>
          </w:r>
        </w:p>
        <w:p w14:paraId="27D7FD2D" w14:textId="6B7E6CA3" w:rsidR="00201F42" w:rsidRPr="005A4184" w:rsidRDefault="006F4C99">
          <w:pPr>
            <w:pStyle w:val="TM2"/>
            <w:tabs>
              <w:tab w:val="left" w:pos="880"/>
              <w:tab w:val="right" w:leader="dot" w:pos="9061"/>
            </w:tabs>
            <w:rPr>
              <w:rFonts w:asciiTheme="minorHAnsi" w:eastAsiaTheme="minorEastAsia" w:hAnsiTheme="minorHAnsi" w:cstheme="minorBidi"/>
              <w:color w:val="auto"/>
              <w:kern w:val="0"/>
              <w:sz w:val="22"/>
              <w:szCs w:val="22"/>
              <w:lang w:eastAsia="fr-FR"/>
              <w:rPrChange w:id="113" w:author="Nicolas MIRAULT" w:date="2021-08-29T20:06:00Z">
                <w:rPr>
                  <w:rFonts w:asciiTheme="minorHAnsi" w:eastAsiaTheme="minorEastAsia" w:hAnsiTheme="minorHAnsi" w:cstheme="minorBidi"/>
                  <w:noProof/>
                  <w:color w:val="auto"/>
                  <w:kern w:val="0"/>
                  <w:sz w:val="22"/>
                  <w:szCs w:val="22"/>
                  <w:lang w:eastAsia="fr-FR"/>
                </w:rPr>
              </w:rPrChange>
            </w:rPr>
          </w:pPr>
          <w:r w:rsidRPr="005A4184">
            <w:rPr>
              <w:rPrChange w:id="114" w:author="Nicolas MIRAULT" w:date="2021-08-29T20:06:00Z">
                <w:rPr/>
              </w:rPrChange>
            </w:rPr>
            <w:fldChar w:fldCharType="begin"/>
          </w:r>
          <w:r w:rsidRPr="005A4184">
            <w:rPr>
              <w:rPrChange w:id="115" w:author="Nicolas MIRAULT" w:date="2021-08-29T20:06:00Z">
                <w:rPr/>
              </w:rPrChange>
            </w:rPr>
            <w:instrText xml:space="preserve"> HYPERLINK \l "_Toc80024058" </w:instrText>
          </w:r>
          <w:r w:rsidRPr="005A4184">
            <w:rPr>
              <w:rPrChange w:id="116" w:author="Nicolas MIRAULT" w:date="2021-08-29T20:06:00Z">
                <w:rPr/>
              </w:rPrChange>
            </w:rPr>
            <w:fldChar w:fldCharType="separate"/>
          </w:r>
          <w:r w:rsidR="00201F42" w:rsidRPr="005A4184">
            <w:rPr>
              <w:rStyle w:val="Lienhypertexte"/>
              <w:rPrChange w:id="117" w:author="Nicolas MIRAULT" w:date="2021-08-29T20:06:00Z">
                <w:rPr>
                  <w:rStyle w:val="Lienhypertexte"/>
                  <w:noProof/>
                </w:rPr>
              </w:rPrChange>
            </w:rPr>
            <w:t>3.2</w:t>
          </w:r>
          <w:r w:rsidR="00201F42" w:rsidRPr="005A4184">
            <w:rPr>
              <w:rFonts w:asciiTheme="minorHAnsi" w:eastAsiaTheme="minorEastAsia" w:hAnsiTheme="minorHAnsi" w:cstheme="minorBidi"/>
              <w:color w:val="auto"/>
              <w:kern w:val="0"/>
              <w:sz w:val="22"/>
              <w:szCs w:val="22"/>
              <w:lang w:eastAsia="fr-FR"/>
              <w:rPrChange w:id="118" w:author="Nicolas MIRAULT" w:date="2021-08-29T20:06:00Z">
                <w:rPr>
                  <w:rFonts w:asciiTheme="minorHAnsi" w:eastAsiaTheme="minorEastAsia" w:hAnsiTheme="minorHAnsi" w:cstheme="minorBidi"/>
                  <w:noProof/>
                  <w:color w:val="auto"/>
                  <w:kern w:val="0"/>
                  <w:sz w:val="22"/>
                  <w:szCs w:val="22"/>
                  <w:lang w:eastAsia="fr-FR"/>
                </w:rPr>
              </w:rPrChange>
            </w:rPr>
            <w:tab/>
          </w:r>
          <w:r w:rsidR="00201F42" w:rsidRPr="005A4184">
            <w:rPr>
              <w:rStyle w:val="Lienhypertexte"/>
              <w:rPrChange w:id="119" w:author="Nicolas MIRAULT" w:date="2021-08-29T20:06:00Z">
                <w:rPr>
                  <w:rStyle w:val="Lienhypertexte"/>
                  <w:noProof/>
                </w:rPr>
              </w:rPrChange>
            </w:rPr>
            <w:t>Les capteurs</w:t>
          </w:r>
          <w:r w:rsidR="00201F42" w:rsidRPr="005A4184">
            <w:rPr>
              <w:webHidden/>
              <w:rPrChange w:id="120" w:author="Nicolas MIRAULT" w:date="2021-08-29T20:06:00Z">
                <w:rPr>
                  <w:noProof/>
                  <w:webHidden/>
                </w:rPr>
              </w:rPrChange>
            </w:rPr>
            <w:tab/>
          </w:r>
          <w:r w:rsidR="00201F42" w:rsidRPr="005A4184">
            <w:rPr>
              <w:webHidden/>
              <w:rPrChange w:id="121" w:author="Nicolas MIRAULT" w:date="2021-08-29T20:06:00Z">
                <w:rPr>
                  <w:noProof/>
                  <w:webHidden/>
                </w:rPr>
              </w:rPrChange>
            </w:rPr>
            <w:fldChar w:fldCharType="begin"/>
          </w:r>
          <w:r w:rsidR="00201F42" w:rsidRPr="005A4184">
            <w:rPr>
              <w:webHidden/>
              <w:rPrChange w:id="122" w:author="Nicolas MIRAULT" w:date="2021-08-29T20:06:00Z">
                <w:rPr>
                  <w:noProof/>
                  <w:webHidden/>
                </w:rPr>
              </w:rPrChange>
            </w:rPr>
            <w:instrText xml:space="preserve"> PAGEREF _Toc80024058 \h </w:instrText>
          </w:r>
          <w:r w:rsidR="00201F42" w:rsidRPr="005A4184">
            <w:rPr>
              <w:webHidden/>
              <w:rPrChange w:id="123" w:author="Nicolas MIRAULT" w:date="2021-08-29T20:06:00Z">
                <w:rPr>
                  <w:noProof/>
                  <w:webHidden/>
                </w:rPr>
              </w:rPrChange>
            </w:rPr>
          </w:r>
          <w:r w:rsidR="00201F42" w:rsidRPr="005A4184">
            <w:rPr>
              <w:webHidden/>
              <w:rPrChange w:id="124" w:author="Nicolas MIRAULT" w:date="2021-08-29T20:06:00Z">
                <w:rPr>
                  <w:noProof/>
                  <w:webHidden/>
                </w:rPr>
              </w:rPrChange>
            </w:rPr>
            <w:fldChar w:fldCharType="separate"/>
          </w:r>
          <w:r w:rsidR="00201F42" w:rsidRPr="005A4184">
            <w:rPr>
              <w:webHidden/>
              <w:rPrChange w:id="125" w:author="Nicolas MIRAULT" w:date="2021-08-29T20:06:00Z">
                <w:rPr>
                  <w:noProof/>
                  <w:webHidden/>
                </w:rPr>
              </w:rPrChange>
            </w:rPr>
            <w:t>6</w:t>
          </w:r>
          <w:r w:rsidR="00201F42" w:rsidRPr="005A4184">
            <w:rPr>
              <w:webHidden/>
              <w:rPrChange w:id="126" w:author="Nicolas MIRAULT" w:date="2021-08-29T20:06:00Z">
                <w:rPr>
                  <w:noProof/>
                  <w:webHidden/>
                </w:rPr>
              </w:rPrChange>
            </w:rPr>
            <w:fldChar w:fldCharType="end"/>
          </w:r>
          <w:r w:rsidRPr="005A4184">
            <w:rPr>
              <w:rPrChange w:id="127" w:author="Nicolas MIRAULT" w:date="2021-08-29T20:06:00Z">
                <w:rPr>
                  <w:noProof/>
                </w:rPr>
              </w:rPrChange>
            </w:rPr>
            <w:fldChar w:fldCharType="end"/>
          </w:r>
        </w:p>
        <w:p w14:paraId="24187C05" w14:textId="67AE64D7" w:rsidR="00201F42" w:rsidRPr="005A4184" w:rsidRDefault="006F4C99">
          <w:pPr>
            <w:pStyle w:val="TM2"/>
            <w:tabs>
              <w:tab w:val="left" w:pos="880"/>
              <w:tab w:val="right" w:leader="dot" w:pos="9061"/>
            </w:tabs>
            <w:rPr>
              <w:rFonts w:asciiTheme="minorHAnsi" w:eastAsiaTheme="minorEastAsia" w:hAnsiTheme="minorHAnsi" w:cstheme="minorBidi"/>
              <w:color w:val="auto"/>
              <w:kern w:val="0"/>
              <w:sz w:val="22"/>
              <w:szCs w:val="22"/>
              <w:lang w:eastAsia="fr-FR"/>
              <w:rPrChange w:id="128" w:author="Nicolas MIRAULT" w:date="2021-08-29T20:06:00Z">
                <w:rPr>
                  <w:rFonts w:asciiTheme="minorHAnsi" w:eastAsiaTheme="minorEastAsia" w:hAnsiTheme="minorHAnsi" w:cstheme="minorBidi"/>
                  <w:noProof/>
                  <w:color w:val="auto"/>
                  <w:kern w:val="0"/>
                  <w:sz w:val="22"/>
                  <w:szCs w:val="22"/>
                  <w:lang w:eastAsia="fr-FR"/>
                </w:rPr>
              </w:rPrChange>
            </w:rPr>
          </w:pPr>
          <w:r w:rsidRPr="005A4184">
            <w:rPr>
              <w:rPrChange w:id="129" w:author="Nicolas MIRAULT" w:date="2021-08-29T20:06:00Z">
                <w:rPr/>
              </w:rPrChange>
            </w:rPr>
            <w:fldChar w:fldCharType="begin"/>
          </w:r>
          <w:r w:rsidRPr="005A4184">
            <w:rPr>
              <w:rPrChange w:id="130" w:author="Nicolas MIRAULT" w:date="2021-08-29T20:06:00Z">
                <w:rPr/>
              </w:rPrChange>
            </w:rPr>
            <w:instrText xml:space="preserve"> HYPERLINK \l "_Toc80024059" </w:instrText>
          </w:r>
          <w:r w:rsidRPr="005A4184">
            <w:rPr>
              <w:rPrChange w:id="131" w:author="Nicolas MIRAULT" w:date="2021-08-29T20:06:00Z">
                <w:rPr/>
              </w:rPrChange>
            </w:rPr>
            <w:fldChar w:fldCharType="separate"/>
          </w:r>
          <w:r w:rsidR="00201F42" w:rsidRPr="005A4184">
            <w:rPr>
              <w:rStyle w:val="Lienhypertexte"/>
              <w:rFonts w:eastAsia="Segoe UI Emoji"/>
              <w:rPrChange w:id="132" w:author="Nicolas MIRAULT" w:date="2021-08-29T20:06:00Z">
                <w:rPr>
                  <w:rStyle w:val="Lienhypertexte"/>
                  <w:rFonts w:eastAsia="Segoe UI Emoji"/>
                  <w:noProof/>
                </w:rPr>
              </w:rPrChange>
            </w:rPr>
            <w:t>3.3</w:t>
          </w:r>
          <w:r w:rsidR="00201F42" w:rsidRPr="005A4184">
            <w:rPr>
              <w:rFonts w:asciiTheme="minorHAnsi" w:eastAsiaTheme="minorEastAsia" w:hAnsiTheme="minorHAnsi" w:cstheme="minorBidi"/>
              <w:color w:val="auto"/>
              <w:kern w:val="0"/>
              <w:sz w:val="22"/>
              <w:szCs w:val="22"/>
              <w:lang w:eastAsia="fr-FR"/>
              <w:rPrChange w:id="133" w:author="Nicolas MIRAULT" w:date="2021-08-29T20:06:00Z">
                <w:rPr>
                  <w:rFonts w:asciiTheme="minorHAnsi" w:eastAsiaTheme="minorEastAsia" w:hAnsiTheme="minorHAnsi" w:cstheme="minorBidi"/>
                  <w:noProof/>
                  <w:color w:val="auto"/>
                  <w:kern w:val="0"/>
                  <w:sz w:val="22"/>
                  <w:szCs w:val="22"/>
                  <w:lang w:eastAsia="fr-FR"/>
                </w:rPr>
              </w:rPrChange>
            </w:rPr>
            <w:tab/>
          </w:r>
          <w:r w:rsidR="00201F42" w:rsidRPr="005A4184">
            <w:rPr>
              <w:rStyle w:val="Lienhypertexte"/>
              <w:rFonts w:eastAsia="Segoe UI Emoji"/>
              <w:rPrChange w:id="134" w:author="Nicolas MIRAULT" w:date="2021-08-29T20:06:00Z">
                <w:rPr>
                  <w:rStyle w:val="Lienhypertexte"/>
                  <w:rFonts w:eastAsia="Segoe UI Emoji"/>
                  <w:noProof/>
                </w:rPr>
              </w:rPrChange>
            </w:rPr>
            <w:t>La télémétrie</w:t>
          </w:r>
          <w:r w:rsidR="00201F42" w:rsidRPr="005A4184">
            <w:rPr>
              <w:webHidden/>
              <w:rPrChange w:id="135" w:author="Nicolas MIRAULT" w:date="2021-08-29T20:06:00Z">
                <w:rPr>
                  <w:noProof/>
                  <w:webHidden/>
                </w:rPr>
              </w:rPrChange>
            </w:rPr>
            <w:tab/>
          </w:r>
          <w:r w:rsidR="00201F42" w:rsidRPr="005A4184">
            <w:rPr>
              <w:webHidden/>
              <w:rPrChange w:id="136" w:author="Nicolas MIRAULT" w:date="2021-08-29T20:06:00Z">
                <w:rPr>
                  <w:noProof/>
                  <w:webHidden/>
                </w:rPr>
              </w:rPrChange>
            </w:rPr>
            <w:fldChar w:fldCharType="begin"/>
          </w:r>
          <w:r w:rsidR="00201F42" w:rsidRPr="005A4184">
            <w:rPr>
              <w:webHidden/>
              <w:rPrChange w:id="137" w:author="Nicolas MIRAULT" w:date="2021-08-29T20:06:00Z">
                <w:rPr>
                  <w:noProof/>
                  <w:webHidden/>
                </w:rPr>
              </w:rPrChange>
            </w:rPr>
            <w:instrText xml:space="preserve"> PAGEREF _Toc80024059 \h </w:instrText>
          </w:r>
          <w:r w:rsidR="00201F42" w:rsidRPr="005A4184">
            <w:rPr>
              <w:webHidden/>
              <w:rPrChange w:id="138" w:author="Nicolas MIRAULT" w:date="2021-08-29T20:06:00Z">
                <w:rPr>
                  <w:noProof/>
                  <w:webHidden/>
                </w:rPr>
              </w:rPrChange>
            </w:rPr>
          </w:r>
          <w:r w:rsidR="00201F42" w:rsidRPr="005A4184">
            <w:rPr>
              <w:webHidden/>
              <w:rPrChange w:id="139" w:author="Nicolas MIRAULT" w:date="2021-08-29T20:06:00Z">
                <w:rPr>
                  <w:noProof/>
                  <w:webHidden/>
                </w:rPr>
              </w:rPrChange>
            </w:rPr>
            <w:fldChar w:fldCharType="separate"/>
          </w:r>
          <w:r w:rsidR="00201F42" w:rsidRPr="005A4184">
            <w:rPr>
              <w:webHidden/>
              <w:rPrChange w:id="140" w:author="Nicolas MIRAULT" w:date="2021-08-29T20:06:00Z">
                <w:rPr>
                  <w:noProof/>
                  <w:webHidden/>
                </w:rPr>
              </w:rPrChange>
            </w:rPr>
            <w:t>8</w:t>
          </w:r>
          <w:r w:rsidR="00201F42" w:rsidRPr="005A4184">
            <w:rPr>
              <w:webHidden/>
              <w:rPrChange w:id="141" w:author="Nicolas MIRAULT" w:date="2021-08-29T20:06:00Z">
                <w:rPr>
                  <w:noProof/>
                  <w:webHidden/>
                </w:rPr>
              </w:rPrChange>
            </w:rPr>
            <w:fldChar w:fldCharType="end"/>
          </w:r>
          <w:r w:rsidRPr="005A4184">
            <w:rPr>
              <w:rPrChange w:id="142" w:author="Nicolas MIRAULT" w:date="2021-08-29T20:06:00Z">
                <w:rPr>
                  <w:noProof/>
                </w:rPr>
              </w:rPrChange>
            </w:rPr>
            <w:fldChar w:fldCharType="end"/>
          </w:r>
        </w:p>
        <w:p w14:paraId="5A5A8908" w14:textId="5F9C2455" w:rsidR="00201F42" w:rsidRPr="005A4184" w:rsidRDefault="006F4C99">
          <w:pPr>
            <w:pStyle w:val="TM3"/>
            <w:tabs>
              <w:tab w:val="left" w:pos="1100"/>
              <w:tab w:val="right" w:leader="dot" w:pos="9061"/>
            </w:tabs>
            <w:rPr>
              <w:rFonts w:asciiTheme="minorHAnsi" w:eastAsiaTheme="minorEastAsia" w:hAnsiTheme="minorHAnsi" w:cstheme="minorBidi"/>
              <w:color w:val="auto"/>
              <w:kern w:val="0"/>
              <w:sz w:val="22"/>
              <w:szCs w:val="22"/>
              <w:lang w:eastAsia="fr-FR"/>
              <w:rPrChange w:id="143" w:author="Nicolas MIRAULT" w:date="2021-08-29T20:06:00Z">
                <w:rPr>
                  <w:rFonts w:asciiTheme="minorHAnsi" w:eastAsiaTheme="minorEastAsia" w:hAnsiTheme="minorHAnsi" w:cstheme="minorBidi"/>
                  <w:noProof/>
                  <w:color w:val="auto"/>
                  <w:kern w:val="0"/>
                  <w:sz w:val="22"/>
                  <w:szCs w:val="22"/>
                  <w:lang w:eastAsia="fr-FR"/>
                </w:rPr>
              </w:rPrChange>
            </w:rPr>
          </w:pPr>
          <w:r w:rsidRPr="005A4184">
            <w:rPr>
              <w:rPrChange w:id="144" w:author="Nicolas MIRAULT" w:date="2021-08-29T20:06:00Z">
                <w:rPr/>
              </w:rPrChange>
            </w:rPr>
            <w:fldChar w:fldCharType="begin"/>
          </w:r>
          <w:r w:rsidRPr="005A4184">
            <w:rPr>
              <w:rPrChange w:id="145" w:author="Nicolas MIRAULT" w:date="2021-08-29T20:06:00Z">
                <w:rPr/>
              </w:rPrChange>
            </w:rPr>
            <w:instrText xml:space="preserve"> HYPERLINK \l "_Toc80024060" </w:instrText>
          </w:r>
          <w:r w:rsidRPr="005A4184">
            <w:rPr>
              <w:rPrChange w:id="146" w:author="Nicolas MIRAULT" w:date="2021-08-29T20:06:00Z">
                <w:rPr/>
              </w:rPrChange>
            </w:rPr>
            <w:fldChar w:fldCharType="separate"/>
          </w:r>
          <w:r w:rsidR="00201F42" w:rsidRPr="005A4184">
            <w:rPr>
              <w:rStyle w:val="Lienhypertexte"/>
              <w:rFonts w:eastAsia="Segoe UI Emoji"/>
              <w:rPrChange w:id="147" w:author="Nicolas MIRAULT" w:date="2021-08-29T20:06:00Z">
                <w:rPr>
                  <w:rStyle w:val="Lienhypertexte"/>
                  <w:rFonts w:eastAsia="Segoe UI Emoji"/>
                  <w:noProof/>
                </w:rPr>
              </w:rPrChange>
            </w:rPr>
            <w:t>3.3.1</w:t>
          </w:r>
          <w:r w:rsidR="00201F42" w:rsidRPr="005A4184">
            <w:rPr>
              <w:rFonts w:asciiTheme="minorHAnsi" w:eastAsiaTheme="minorEastAsia" w:hAnsiTheme="minorHAnsi" w:cstheme="minorBidi"/>
              <w:color w:val="auto"/>
              <w:kern w:val="0"/>
              <w:sz w:val="22"/>
              <w:szCs w:val="22"/>
              <w:lang w:eastAsia="fr-FR"/>
              <w:rPrChange w:id="148" w:author="Nicolas MIRAULT" w:date="2021-08-29T20:06:00Z">
                <w:rPr>
                  <w:rFonts w:asciiTheme="minorHAnsi" w:eastAsiaTheme="minorEastAsia" w:hAnsiTheme="minorHAnsi" w:cstheme="minorBidi"/>
                  <w:noProof/>
                  <w:color w:val="auto"/>
                  <w:kern w:val="0"/>
                  <w:sz w:val="22"/>
                  <w:szCs w:val="22"/>
                  <w:lang w:eastAsia="fr-FR"/>
                </w:rPr>
              </w:rPrChange>
            </w:rPr>
            <w:tab/>
          </w:r>
          <w:r w:rsidR="00201F42" w:rsidRPr="005A4184">
            <w:rPr>
              <w:rStyle w:val="Lienhypertexte"/>
              <w:rFonts w:eastAsia="Segoe UI Emoji"/>
              <w:rPrChange w:id="149" w:author="Nicolas MIRAULT" w:date="2021-08-29T20:06:00Z">
                <w:rPr>
                  <w:rStyle w:val="Lienhypertexte"/>
                  <w:rFonts w:eastAsia="Segoe UI Emoji"/>
                  <w:noProof/>
                </w:rPr>
              </w:rPrChange>
            </w:rPr>
            <w:t>Le type de liaison</w:t>
          </w:r>
          <w:r w:rsidR="00201F42" w:rsidRPr="005A4184">
            <w:rPr>
              <w:webHidden/>
              <w:rPrChange w:id="150" w:author="Nicolas MIRAULT" w:date="2021-08-29T20:06:00Z">
                <w:rPr>
                  <w:noProof/>
                  <w:webHidden/>
                </w:rPr>
              </w:rPrChange>
            </w:rPr>
            <w:tab/>
          </w:r>
          <w:r w:rsidR="00201F42" w:rsidRPr="005A4184">
            <w:rPr>
              <w:webHidden/>
              <w:rPrChange w:id="151" w:author="Nicolas MIRAULT" w:date="2021-08-29T20:06:00Z">
                <w:rPr>
                  <w:noProof/>
                  <w:webHidden/>
                </w:rPr>
              </w:rPrChange>
            </w:rPr>
            <w:fldChar w:fldCharType="begin"/>
          </w:r>
          <w:r w:rsidR="00201F42" w:rsidRPr="005A4184">
            <w:rPr>
              <w:webHidden/>
              <w:rPrChange w:id="152" w:author="Nicolas MIRAULT" w:date="2021-08-29T20:06:00Z">
                <w:rPr>
                  <w:noProof/>
                  <w:webHidden/>
                </w:rPr>
              </w:rPrChange>
            </w:rPr>
            <w:instrText xml:space="preserve"> PAGEREF _Toc80024060 \h </w:instrText>
          </w:r>
          <w:r w:rsidR="00201F42" w:rsidRPr="005A4184">
            <w:rPr>
              <w:webHidden/>
              <w:rPrChange w:id="153" w:author="Nicolas MIRAULT" w:date="2021-08-29T20:06:00Z">
                <w:rPr>
                  <w:noProof/>
                  <w:webHidden/>
                </w:rPr>
              </w:rPrChange>
            </w:rPr>
          </w:r>
          <w:r w:rsidR="00201F42" w:rsidRPr="005A4184">
            <w:rPr>
              <w:webHidden/>
              <w:rPrChange w:id="154" w:author="Nicolas MIRAULT" w:date="2021-08-29T20:06:00Z">
                <w:rPr>
                  <w:noProof/>
                  <w:webHidden/>
                </w:rPr>
              </w:rPrChange>
            </w:rPr>
            <w:fldChar w:fldCharType="separate"/>
          </w:r>
          <w:r w:rsidR="00201F42" w:rsidRPr="005A4184">
            <w:rPr>
              <w:webHidden/>
              <w:rPrChange w:id="155" w:author="Nicolas MIRAULT" w:date="2021-08-29T20:06:00Z">
                <w:rPr>
                  <w:noProof/>
                  <w:webHidden/>
                </w:rPr>
              </w:rPrChange>
            </w:rPr>
            <w:t>8</w:t>
          </w:r>
          <w:r w:rsidR="00201F42" w:rsidRPr="005A4184">
            <w:rPr>
              <w:webHidden/>
              <w:rPrChange w:id="156" w:author="Nicolas MIRAULT" w:date="2021-08-29T20:06:00Z">
                <w:rPr>
                  <w:noProof/>
                  <w:webHidden/>
                </w:rPr>
              </w:rPrChange>
            </w:rPr>
            <w:fldChar w:fldCharType="end"/>
          </w:r>
          <w:r w:rsidRPr="005A4184">
            <w:rPr>
              <w:rPrChange w:id="157" w:author="Nicolas MIRAULT" w:date="2021-08-29T20:06:00Z">
                <w:rPr>
                  <w:noProof/>
                </w:rPr>
              </w:rPrChange>
            </w:rPr>
            <w:fldChar w:fldCharType="end"/>
          </w:r>
        </w:p>
        <w:p w14:paraId="5E47E11B" w14:textId="3D73E54B" w:rsidR="00201F42" w:rsidRPr="005A4184" w:rsidRDefault="006F4C99">
          <w:pPr>
            <w:pStyle w:val="TM3"/>
            <w:tabs>
              <w:tab w:val="left" w:pos="1100"/>
              <w:tab w:val="right" w:leader="dot" w:pos="9061"/>
            </w:tabs>
            <w:rPr>
              <w:rFonts w:asciiTheme="minorHAnsi" w:eastAsiaTheme="minorEastAsia" w:hAnsiTheme="minorHAnsi" w:cstheme="minorBidi"/>
              <w:color w:val="auto"/>
              <w:kern w:val="0"/>
              <w:sz w:val="22"/>
              <w:szCs w:val="22"/>
              <w:lang w:eastAsia="fr-FR"/>
              <w:rPrChange w:id="158" w:author="Nicolas MIRAULT" w:date="2021-08-29T20:06:00Z">
                <w:rPr>
                  <w:rFonts w:asciiTheme="minorHAnsi" w:eastAsiaTheme="minorEastAsia" w:hAnsiTheme="minorHAnsi" w:cstheme="minorBidi"/>
                  <w:noProof/>
                  <w:color w:val="auto"/>
                  <w:kern w:val="0"/>
                  <w:sz w:val="22"/>
                  <w:szCs w:val="22"/>
                  <w:lang w:eastAsia="fr-FR"/>
                </w:rPr>
              </w:rPrChange>
            </w:rPr>
          </w:pPr>
          <w:r w:rsidRPr="005A4184">
            <w:rPr>
              <w:rPrChange w:id="159" w:author="Nicolas MIRAULT" w:date="2021-08-29T20:06:00Z">
                <w:rPr/>
              </w:rPrChange>
            </w:rPr>
            <w:fldChar w:fldCharType="begin"/>
          </w:r>
          <w:r w:rsidRPr="005A4184">
            <w:rPr>
              <w:rPrChange w:id="160" w:author="Nicolas MIRAULT" w:date="2021-08-29T20:06:00Z">
                <w:rPr/>
              </w:rPrChange>
            </w:rPr>
            <w:instrText xml:space="preserve"> HYPERLINK \l "_Toc80024061" </w:instrText>
          </w:r>
          <w:r w:rsidRPr="005A4184">
            <w:rPr>
              <w:rPrChange w:id="161" w:author="Nicolas MIRAULT" w:date="2021-08-29T20:06:00Z">
                <w:rPr/>
              </w:rPrChange>
            </w:rPr>
            <w:fldChar w:fldCharType="separate"/>
          </w:r>
          <w:r w:rsidR="00201F42" w:rsidRPr="005A4184">
            <w:rPr>
              <w:rStyle w:val="Lienhypertexte"/>
              <w:rFonts w:eastAsia="Segoe UI Emoji"/>
              <w:rPrChange w:id="162" w:author="Nicolas MIRAULT" w:date="2021-08-29T20:06:00Z">
                <w:rPr>
                  <w:rStyle w:val="Lienhypertexte"/>
                  <w:rFonts w:eastAsia="Segoe UI Emoji"/>
                  <w:noProof/>
                </w:rPr>
              </w:rPrChange>
            </w:rPr>
            <w:t>3.3.2</w:t>
          </w:r>
          <w:r w:rsidR="00201F42" w:rsidRPr="005A4184">
            <w:rPr>
              <w:rFonts w:asciiTheme="minorHAnsi" w:eastAsiaTheme="minorEastAsia" w:hAnsiTheme="minorHAnsi" w:cstheme="minorBidi"/>
              <w:color w:val="auto"/>
              <w:kern w:val="0"/>
              <w:sz w:val="22"/>
              <w:szCs w:val="22"/>
              <w:lang w:eastAsia="fr-FR"/>
              <w:rPrChange w:id="163" w:author="Nicolas MIRAULT" w:date="2021-08-29T20:06:00Z">
                <w:rPr>
                  <w:rFonts w:asciiTheme="minorHAnsi" w:eastAsiaTheme="minorEastAsia" w:hAnsiTheme="minorHAnsi" w:cstheme="minorBidi"/>
                  <w:noProof/>
                  <w:color w:val="auto"/>
                  <w:kern w:val="0"/>
                  <w:sz w:val="22"/>
                  <w:szCs w:val="22"/>
                  <w:lang w:eastAsia="fr-FR"/>
                </w:rPr>
              </w:rPrChange>
            </w:rPr>
            <w:tab/>
          </w:r>
          <w:r w:rsidR="00201F42" w:rsidRPr="005A4184">
            <w:rPr>
              <w:rStyle w:val="Lienhypertexte"/>
              <w:rFonts w:eastAsia="Segoe UI Emoji"/>
              <w:rPrChange w:id="164" w:author="Nicolas MIRAULT" w:date="2021-08-29T20:06:00Z">
                <w:rPr>
                  <w:rStyle w:val="Lienhypertexte"/>
                  <w:rFonts w:eastAsia="Segoe UI Emoji"/>
                  <w:noProof/>
                </w:rPr>
              </w:rPrChange>
            </w:rPr>
            <w:t>Le logiciel distant</w:t>
          </w:r>
          <w:r w:rsidR="00201F42" w:rsidRPr="005A4184">
            <w:rPr>
              <w:webHidden/>
              <w:rPrChange w:id="165" w:author="Nicolas MIRAULT" w:date="2021-08-29T20:06:00Z">
                <w:rPr>
                  <w:noProof/>
                  <w:webHidden/>
                </w:rPr>
              </w:rPrChange>
            </w:rPr>
            <w:tab/>
          </w:r>
          <w:r w:rsidR="00201F42" w:rsidRPr="005A4184">
            <w:rPr>
              <w:webHidden/>
              <w:rPrChange w:id="166" w:author="Nicolas MIRAULT" w:date="2021-08-29T20:06:00Z">
                <w:rPr>
                  <w:noProof/>
                  <w:webHidden/>
                </w:rPr>
              </w:rPrChange>
            </w:rPr>
            <w:fldChar w:fldCharType="begin"/>
          </w:r>
          <w:r w:rsidR="00201F42" w:rsidRPr="005A4184">
            <w:rPr>
              <w:webHidden/>
              <w:rPrChange w:id="167" w:author="Nicolas MIRAULT" w:date="2021-08-29T20:06:00Z">
                <w:rPr>
                  <w:noProof/>
                  <w:webHidden/>
                </w:rPr>
              </w:rPrChange>
            </w:rPr>
            <w:instrText xml:space="preserve"> PAGEREF _Toc80024061 \h </w:instrText>
          </w:r>
          <w:r w:rsidR="00201F42" w:rsidRPr="005A4184">
            <w:rPr>
              <w:webHidden/>
              <w:rPrChange w:id="168" w:author="Nicolas MIRAULT" w:date="2021-08-29T20:06:00Z">
                <w:rPr>
                  <w:noProof/>
                  <w:webHidden/>
                </w:rPr>
              </w:rPrChange>
            </w:rPr>
          </w:r>
          <w:r w:rsidR="00201F42" w:rsidRPr="005A4184">
            <w:rPr>
              <w:webHidden/>
              <w:rPrChange w:id="169" w:author="Nicolas MIRAULT" w:date="2021-08-29T20:06:00Z">
                <w:rPr>
                  <w:noProof/>
                  <w:webHidden/>
                </w:rPr>
              </w:rPrChange>
            </w:rPr>
            <w:fldChar w:fldCharType="separate"/>
          </w:r>
          <w:r w:rsidR="00201F42" w:rsidRPr="005A4184">
            <w:rPr>
              <w:webHidden/>
              <w:rPrChange w:id="170" w:author="Nicolas MIRAULT" w:date="2021-08-29T20:06:00Z">
                <w:rPr>
                  <w:noProof/>
                  <w:webHidden/>
                </w:rPr>
              </w:rPrChange>
            </w:rPr>
            <w:t>9</w:t>
          </w:r>
          <w:r w:rsidR="00201F42" w:rsidRPr="005A4184">
            <w:rPr>
              <w:webHidden/>
              <w:rPrChange w:id="171" w:author="Nicolas MIRAULT" w:date="2021-08-29T20:06:00Z">
                <w:rPr>
                  <w:noProof/>
                  <w:webHidden/>
                </w:rPr>
              </w:rPrChange>
            </w:rPr>
            <w:fldChar w:fldCharType="end"/>
          </w:r>
          <w:r w:rsidRPr="005A4184">
            <w:rPr>
              <w:rPrChange w:id="172" w:author="Nicolas MIRAULT" w:date="2021-08-29T20:06:00Z">
                <w:rPr>
                  <w:noProof/>
                </w:rPr>
              </w:rPrChange>
            </w:rPr>
            <w:fldChar w:fldCharType="end"/>
          </w:r>
        </w:p>
        <w:p w14:paraId="0693A38D" w14:textId="605ADE82" w:rsidR="00201F42" w:rsidRPr="005A4184" w:rsidRDefault="006F4C99">
          <w:pPr>
            <w:pStyle w:val="TM2"/>
            <w:tabs>
              <w:tab w:val="left" w:pos="880"/>
              <w:tab w:val="right" w:leader="dot" w:pos="9061"/>
            </w:tabs>
            <w:rPr>
              <w:rFonts w:asciiTheme="minorHAnsi" w:eastAsiaTheme="minorEastAsia" w:hAnsiTheme="minorHAnsi" w:cstheme="minorBidi"/>
              <w:color w:val="auto"/>
              <w:kern w:val="0"/>
              <w:sz w:val="22"/>
              <w:szCs w:val="22"/>
              <w:lang w:eastAsia="fr-FR"/>
              <w:rPrChange w:id="173" w:author="Nicolas MIRAULT" w:date="2021-08-29T20:06:00Z">
                <w:rPr>
                  <w:rFonts w:asciiTheme="minorHAnsi" w:eastAsiaTheme="minorEastAsia" w:hAnsiTheme="minorHAnsi" w:cstheme="minorBidi"/>
                  <w:noProof/>
                  <w:color w:val="auto"/>
                  <w:kern w:val="0"/>
                  <w:sz w:val="22"/>
                  <w:szCs w:val="22"/>
                  <w:lang w:eastAsia="fr-FR"/>
                </w:rPr>
              </w:rPrChange>
            </w:rPr>
          </w:pPr>
          <w:r w:rsidRPr="005A4184">
            <w:rPr>
              <w:rPrChange w:id="174" w:author="Nicolas MIRAULT" w:date="2021-08-29T20:06:00Z">
                <w:rPr/>
              </w:rPrChange>
            </w:rPr>
            <w:fldChar w:fldCharType="begin"/>
          </w:r>
          <w:r w:rsidRPr="005A4184">
            <w:rPr>
              <w:rPrChange w:id="175" w:author="Nicolas MIRAULT" w:date="2021-08-29T20:06:00Z">
                <w:rPr/>
              </w:rPrChange>
            </w:rPr>
            <w:instrText xml:space="preserve"> HYPERLINK \l "_Toc80024062" </w:instrText>
          </w:r>
          <w:r w:rsidRPr="005A4184">
            <w:rPr>
              <w:rPrChange w:id="176" w:author="Nicolas MIRAULT" w:date="2021-08-29T20:06:00Z">
                <w:rPr/>
              </w:rPrChange>
            </w:rPr>
            <w:fldChar w:fldCharType="separate"/>
          </w:r>
          <w:r w:rsidR="00201F42" w:rsidRPr="005A4184">
            <w:rPr>
              <w:rStyle w:val="Lienhypertexte"/>
              <w:rFonts w:eastAsia="Segoe UI Emoji"/>
              <w:rPrChange w:id="177" w:author="Nicolas MIRAULT" w:date="2021-08-29T20:06:00Z">
                <w:rPr>
                  <w:rStyle w:val="Lienhypertexte"/>
                  <w:rFonts w:eastAsia="Segoe UI Emoji"/>
                  <w:noProof/>
                </w:rPr>
              </w:rPrChange>
            </w:rPr>
            <w:t>3.4</w:t>
          </w:r>
          <w:r w:rsidR="00201F42" w:rsidRPr="005A4184">
            <w:rPr>
              <w:rFonts w:asciiTheme="minorHAnsi" w:eastAsiaTheme="minorEastAsia" w:hAnsiTheme="minorHAnsi" w:cstheme="minorBidi"/>
              <w:color w:val="auto"/>
              <w:kern w:val="0"/>
              <w:sz w:val="22"/>
              <w:szCs w:val="22"/>
              <w:lang w:eastAsia="fr-FR"/>
              <w:rPrChange w:id="178" w:author="Nicolas MIRAULT" w:date="2021-08-29T20:06:00Z">
                <w:rPr>
                  <w:rFonts w:asciiTheme="minorHAnsi" w:eastAsiaTheme="minorEastAsia" w:hAnsiTheme="minorHAnsi" w:cstheme="minorBidi"/>
                  <w:noProof/>
                  <w:color w:val="auto"/>
                  <w:kern w:val="0"/>
                  <w:sz w:val="22"/>
                  <w:szCs w:val="22"/>
                  <w:lang w:eastAsia="fr-FR"/>
                </w:rPr>
              </w:rPrChange>
            </w:rPr>
            <w:tab/>
          </w:r>
          <w:r w:rsidR="00201F42" w:rsidRPr="005A4184">
            <w:rPr>
              <w:rStyle w:val="Lienhypertexte"/>
              <w:rFonts w:eastAsia="Segoe UI Emoji"/>
              <w:rPrChange w:id="179" w:author="Nicolas MIRAULT" w:date="2021-08-29T20:06:00Z">
                <w:rPr>
                  <w:rStyle w:val="Lienhypertexte"/>
                  <w:rFonts w:eastAsia="Segoe UI Emoji"/>
                  <w:noProof/>
                </w:rPr>
              </w:rPrChange>
            </w:rPr>
            <w:t>Le calculateur</w:t>
          </w:r>
          <w:r w:rsidR="00201F42" w:rsidRPr="005A4184">
            <w:rPr>
              <w:webHidden/>
              <w:rPrChange w:id="180" w:author="Nicolas MIRAULT" w:date="2021-08-29T20:06:00Z">
                <w:rPr>
                  <w:noProof/>
                  <w:webHidden/>
                </w:rPr>
              </w:rPrChange>
            </w:rPr>
            <w:tab/>
          </w:r>
          <w:r w:rsidR="00201F42" w:rsidRPr="005A4184">
            <w:rPr>
              <w:webHidden/>
              <w:rPrChange w:id="181" w:author="Nicolas MIRAULT" w:date="2021-08-29T20:06:00Z">
                <w:rPr>
                  <w:noProof/>
                  <w:webHidden/>
                </w:rPr>
              </w:rPrChange>
            </w:rPr>
            <w:fldChar w:fldCharType="begin"/>
          </w:r>
          <w:r w:rsidR="00201F42" w:rsidRPr="005A4184">
            <w:rPr>
              <w:webHidden/>
              <w:rPrChange w:id="182" w:author="Nicolas MIRAULT" w:date="2021-08-29T20:06:00Z">
                <w:rPr>
                  <w:noProof/>
                  <w:webHidden/>
                </w:rPr>
              </w:rPrChange>
            </w:rPr>
            <w:instrText xml:space="preserve"> PAGEREF _Toc80024062 \h </w:instrText>
          </w:r>
          <w:r w:rsidR="00201F42" w:rsidRPr="005A4184">
            <w:rPr>
              <w:webHidden/>
              <w:rPrChange w:id="183" w:author="Nicolas MIRAULT" w:date="2021-08-29T20:06:00Z">
                <w:rPr>
                  <w:noProof/>
                  <w:webHidden/>
                </w:rPr>
              </w:rPrChange>
            </w:rPr>
          </w:r>
          <w:r w:rsidR="00201F42" w:rsidRPr="005A4184">
            <w:rPr>
              <w:webHidden/>
              <w:rPrChange w:id="184" w:author="Nicolas MIRAULT" w:date="2021-08-29T20:06:00Z">
                <w:rPr>
                  <w:noProof/>
                  <w:webHidden/>
                </w:rPr>
              </w:rPrChange>
            </w:rPr>
            <w:fldChar w:fldCharType="separate"/>
          </w:r>
          <w:r w:rsidR="00201F42" w:rsidRPr="005A4184">
            <w:rPr>
              <w:webHidden/>
              <w:rPrChange w:id="185" w:author="Nicolas MIRAULT" w:date="2021-08-29T20:06:00Z">
                <w:rPr>
                  <w:noProof/>
                  <w:webHidden/>
                </w:rPr>
              </w:rPrChange>
            </w:rPr>
            <w:t>10</w:t>
          </w:r>
          <w:r w:rsidR="00201F42" w:rsidRPr="005A4184">
            <w:rPr>
              <w:webHidden/>
              <w:rPrChange w:id="186" w:author="Nicolas MIRAULT" w:date="2021-08-29T20:06:00Z">
                <w:rPr>
                  <w:noProof/>
                  <w:webHidden/>
                </w:rPr>
              </w:rPrChange>
            </w:rPr>
            <w:fldChar w:fldCharType="end"/>
          </w:r>
          <w:r w:rsidRPr="005A4184">
            <w:rPr>
              <w:rPrChange w:id="187" w:author="Nicolas MIRAULT" w:date="2021-08-29T20:06:00Z">
                <w:rPr>
                  <w:noProof/>
                </w:rPr>
              </w:rPrChange>
            </w:rPr>
            <w:fldChar w:fldCharType="end"/>
          </w:r>
        </w:p>
        <w:p w14:paraId="68F60A6C" w14:textId="3AAADAC3" w:rsidR="00201F42" w:rsidRPr="005A4184" w:rsidRDefault="006F4C99">
          <w:pPr>
            <w:pStyle w:val="TM2"/>
            <w:tabs>
              <w:tab w:val="left" w:pos="880"/>
              <w:tab w:val="right" w:leader="dot" w:pos="9061"/>
            </w:tabs>
            <w:rPr>
              <w:rFonts w:asciiTheme="minorHAnsi" w:eastAsiaTheme="minorEastAsia" w:hAnsiTheme="minorHAnsi" w:cstheme="minorBidi"/>
              <w:color w:val="auto"/>
              <w:kern w:val="0"/>
              <w:sz w:val="22"/>
              <w:szCs w:val="22"/>
              <w:lang w:eastAsia="fr-FR"/>
              <w:rPrChange w:id="188" w:author="Nicolas MIRAULT" w:date="2021-08-29T20:06:00Z">
                <w:rPr>
                  <w:rFonts w:asciiTheme="minorHAnsi" w:eastAsiaTheme="minorEastAsia" w:hAnsiTheme="minorHAnsi" w:cstheme="minorBidi"/>
                  <w:noProof/>
                  <w:color w:val="auto"/>
                  <w:kern w:val="0"/>
                  <w:sz w:val="22"/>
                  <w:szCs w:val="22"/>
                  <w:lang w:eastAsia="fr-FR"/>
                </w:rPr>
              </w:rPrChange>
            </w:rPr>
          </w:pPr>
          <w:r w:rsidRPr="005A4184">
            <w:rPr>
              <w:rPrChange w:id="189" w:author="Nicolas MIRAULT" w:date="2021-08-29T20:06:00Z">
                <w:rPr/>
              </w:rPrChange>
            </w:rPr>
            <w:fldChar w:fldCharType="begin"/>
          </w:r>
          <w:r w:rsidRPr="005A4184">
            <w:rPr>
              <w:rPrChange w:id="190" w:author="Nicolas MIRAULT" w:date="2021-08-29T20:06:00Z">
                <w:rPr/>
              </w:rPrChange>
            </w:rPr>
            <w:instrText xml:space="preserve"> HYPERLINK \l "_Toc80024063" </w:instrText>
          </w:r>
          <w:r w:rsidRPr="005A4184">
            <w:rPr>
              <w:rPrChange w:id="191" w:author="Nicolas MIRAULT" w:date="2021-08-29T20:06:00Z">
                <w:rPr/>
              </w:rPrChange>
            </w:rPr>
            <w:fldChar w:fldCharType="separate"/>
          </w:r>
          <w:r w:rsidR="00201F42" w:rsidRPr="005A4184">
            <w:rPr>
              <w:rStyle w:val="Lienhypertexte"/>
              <w:rFonts w:eastAsia="Segoe UI Emoji"/>
              <w:rPrChange w:id="192" w:author="Nicolas MIRAULT" w:date="2021-08-29T20:06:00Z">
                <w:rPr>
                  <w:rStyle w:val="Lienhypertexte"/>
                  <w:rFonts w:eastAsia="Segoe UI Emoji"/>
                  <w:noProof/>
                </w:rPr>
              </w:rPrChange>
            </w:rPr>
            <w:t>3.5</w:t>
          </w:r>
          <w:r w:rsidR="00201F42" w:rsidRPr="005A4184">
            <w:rPr>
              <w:rFonts w:asciiTheme="minorHAnsi" w:eastAsiaTheme="minorEastAsia" w:hAnsiTheme="minorHAnsi" w:cstheme="minorBidi"/>
              <w:color w:val="auto"/>
              <w:kern w:val="0"/>
              <w:sz w:val="22"/>
              <w:szCs w:val="22"/>
              <w:lang w:eastAsia="fr-FR"/>
              <w:rPrChange w:id="193" w:author="Nicolas MIRAULT" w:date="2021-08-29T20:06:00Z">
                <w:rPr>
                  <w:rFonts w:asciiTheme="minorHAnsi" w:eastAsiaTheme="minorEastAsia" w:hAnsiTheme="minorHAnsi" w:cstheme="minorBidi"/>
                  <w:noProof/>
                  <w:color w:val="auto"/>
                  <w:kern w:val="0"/>
                  <w:sz w:val="22"/>
                  <w:szCs w:val="22"/>
                  <w:lang w:eastAsia="fr-FR"/>
                </w:rPr>
              </w:rPrChange>
            </w:rPr>
            <w:tab/>
          </w:r>
          <w:r w:rsidR="00201F42" w:rsidRPr="005A4184">
            <w:rPr>
              <w:rStyle w:val="Lienhypertexte"/>
              <w:rFonts w:eastAsia="Segoe UI Emoji"/>
              <w:rPrChange w:id="194" w:author="Nicolas MIRAULT" w:date="2021-08-29T20:06:00Z">
                <w:rPr>
                  <w:rStyle w:val="Lienhypertexte"/>
                  <w:rFonts w:eastAsia="Segoe UI Emoji"/>
                  <w:noProof/>
                </w:rPr>
              </w:rPrChange>
            </w:rPr>
            <w:t>IVQ</w:t>
          </w:r>
          <w:r w:rsidR="00201F42" w:rsidRPr="005A4184">
            <w:rPr>
              <w:webHidden/>
              <w:rPrChange w:id="195" w:author="Nicolas MIRAULT" w:date="2021-08-29T20:06:00Z">
                <w:rPr>
                  <w:noProof/>
                  <w:webHidden/>
                </w:rPr>
              </w:rPrChange>
            </w:rPr>
            <w:tab/>
          </w:r>
          <w:r w:rsidR="00201F42" w:rsidRPr="005A4184">
            <w:rPr>
              <w:webHidden/>
              <w:rPrChange w:id="196" w:author="Nicolas MIRAULT" w:date="2021-08-29T20:06:00Z">
                <w:rPr>
                  <w:noProof/>
                  <w:webHidden/>
                </w:rPr>
              </w:rPrChange>
            </w:rPr>
            <w:fldChar w:fldCharType="begin"/>
          </w:r>
          <w:r w:rsidR="00201F42" w:rsidRPr="005A4184">
            <w:rPr>
              <w:webHidden/>
              <w:rPrChange w:id="197" w:author="Nicolas MIRAULT" w:date="2021-08-29T20:06:00Z">
                <w:rPr>
                  <w:noProof/>
                  <w:webHidden/>
                </w:rPr>
              </w:rPrChange>
            </w:rPr>
            <w:instrText xml:space="preserve"> PAGEREF _Toc80024063 \h </w:instrText>
          </w:r>
          <w:r w:rsidR="00201F42" w:rsidRPr="005A4184">
            <w:rPr>
              <w:webHidden/>
              <w:rPrChange w:id="198" w:author="Nicolas MIRAULT" w:date="2021-08-29T20:06:00Z">
                <w:rPr>
                  <w:noProof/>
                  <w:webHidden/>
                </w:rPr>
              </w:rPrChange>
            </w:rPr>
          </w:r>
          <w:r w:rsidR="00201F42" w:rsidRPr="005A4184">
            <w:rPr>
              <w:webHidden/>
              <w:rPrChange w:id="199" w:author="Nicolas MIRAULT" w:date="2021-08-29T20:06:00Z">
                <w:rPr>
                  <w:noProof/>
                  <w:webHidden/>
                </w:rPr>
              </w:rPrChange>
            </w:rPr>
            <w:fldChar w:fldCharType="separate"/>
          </w:r>
          <w:r w:rsidR="00201F42" w:rsidRPr="005A4184">
            <w:rPr>
              <w:webHidden/>
              <w:rPrChange w:id="200" w:author="Nicolas MIRAULT" w:date="2021-08-29T20:06:00Z">
                <w:rPr>
                  <w:noProof/>
                  <w:webHidden/>
                </w:rPr>
              </w:rPrChange>
            </w:rPr>
            <w:t>12</w:t>
          </w:r>
          <w:r w:rsidR="00201F42" w:rsidRPr="005A4184">
            <w:rPr>
              <w:webHidden/>
              <w:rPrChange w:id="201" w:author="Nicolas MIRAULT" w:date="2021-08-29T20:06:00Z">
                <w:rPr>
                  <w:noProof/>
                  <w:webHidden/>
                </w:rPr>
              </w:rPrChange>
            </w:rPr>
            <w:fldChar w:fldCharType="end"/>
          </w:r>
          <w:r w:rsidRPr="005A4184">
            <w:rPr>
              <w:rPrChange w:id="202" w:author="Nicolas MIRAULT" w:date="2021-08-29T20:06:00Z">
                <w:rPr>
                  <w:noProof/>
                </w:rPr>
              </w:rPrChange>
            </w:rPr>
            <w:fldChar w:fldCharType="end"/>
          </w:r>
        </w:p>
        <w:p w14:paraId="41FAC5E6" w14:textId="313701AF" w:rsidR="00201F42" w:rsidRPr="005A4184" w:rsidRDefault="006F4C99">
          <w:pPr>
            <w:pStyle w:val="TM1"/>
            <w:tabs>
              <w:tab w:val="left" w:pos="400"/>
              <w:tab w:val="right" w:leader="dot" w:pos="9061"/>
            </w:tabs>
            <w:rPr>
              <w:rFonts w:asciiTheme="minorHAnsi" w:eastAsiaTheme="minorEastAsia" w:hAnsiTheme="minorHAnsi" w:cstheme="minorBidi"/>
              <w:color w:val="auto"/>
              <w:kern w:val="0"/>
              <w:sz w:val="22"/>
              <w:szCs w:val="22"/>
              <w:lang w:eastAsia="fr-FR"/>
              <w:rPrChange w:id="203" w:author="Nicolas MIRAULT" w:date="2021-08-29T20:06:00Z">
                <w:rPr>
                  <w:rFonts w:asciiTheme="minorHAnsi" w:eastAsiaTheme="minorEastAsia" w:hAnsiTheme="minorHAnsi" w:cstheme="minorBidi"/>
                  <w:noProof/>
                  <w:color w:val="auto"/>
                  <w:kern w:val="0"/>
                  <w:sz w:val="22"/>
                  <w:szCs w:val="22"/>
                  <w:lang w:eastAsia="fr-FR"/>
                </w:rPr>
              </w:rPrChange>
            </w:rPr>
          </w:pPr>
          <w:r w:rsidRPr="005A4184">
            <w:rPr>
              <w:rPrChange w:id="204" w:author="Nicolas MIRAULT" w:date="2021-08-29T20:06:00Z">
                <w:rPr/>
              </w:rPrChange>
            </w:rPr>
            <w:fldChar w:fldCharType="begin"/>
          </w:r>
          <w:r w:rsidRPr="005A4184">
            <w:rPr>
              <w:rPrChange w:id="205" w:author="Nicolas MIRAULT" w:date="2021-08-29T20:06:00Z">
                <w:rPr/>
              </w:rPrChange>
            </w:rPr>
            <w:instrText xml:space="preserve"> HYPERLINK \l "_Toc80024064" </w:instrText>
          </w:r>
          <w:r w:rsidRPr="005A4184">
            <w:rPr>
              <w:rPrChange w:id="206" w:author="Nicolas MIRAULT" w:date="2021-08-29T20:06:00Z">
                <w:rPr/>
              </w:rPrChange>
            </w:rPr>
            <w:fldChar w:fldCharType="separate"/>
          </w:r>
          <w:r w:rsidR="00201F42" w:rsidRPr="005A4184">
            <w:rPr>
              <w:rStyle w:val="Lienhypertexte"/>
              <w:rPrChange w:id="207" w:author="Nicolas MIRAULT" w:date="2021-08-29T20:06:00Z">
                <w:rPr>
                  <w:rStyle w:val="Lienhypertexte"/>
                  <w:noProof/>
                </w:rPr>
              </w:rPrChange>
            </w:rPr>
            <w:t>4.</w:t>
          </w:r>
          <w:r w:rsidR="00201F42" w:rsidRPr="005A4184">
            <w:rPr>
              <w:rFonts w:asciiTheme="minorHAnsi" w:eastAsiaTheme="minorEastAsia" w:hAnsiTheme="minorHAnsi" w:cstheme="minorBidi"/>
              <w:color w:val="auto"/>
              <w:kern w:val="0"/>
              <w:sz w:val="22"/>
              <w:szCs w:val="22"/>
              <w:lang w:eastAsia="fr-FR"/>
              <w:rPrChange w:id="208" w:author="Nicolas MIRAULT" w:date="2021-08-29T20:06:00Z">
                <w:rPr>
                  <w:rFonts w:asciiTheme="minorHAnsi" w:eastAsiaTheme="minorEastAsia" w:hAnsiTheme="minorHAnsi" w:cstheme="minorBidi"/>
                  <w:noProof/>
                  <w:color w:val="auto"/>
                  <w:kern w:val="0"/>
                  <w:sz w:val="22"/>
                  <w:szCs w:val="22"/>
                  <w:lang w:eastAsia="fr-FR"/>
                </w:rPr>
              </w:rPrChange>
            </w:rPr>
            <w:tab/>
          </w:r>
          <w:r w:rsidR="00201F42" w:rsidRPr="005A4184">
            <w:rPr>
              <w:rStyle w:val="Lienhypertexte"/>
              <w:rPrChange w:id="209" w:author="Nicolas MIRAULT" w:date="2021-08-29T20:06:00Z">
                <w:rPr>
                  <w:rStyle w:val="Lienhypertexte"/>
                  <w:noProof/>
                </w:rPr>
              </w:rPrChange>
            </w:rPr>
            <w:t>Conclusion</w:t>
          </w:r>
          <w:r w:rsidR="00201F42" w:rsidRPr="005A4184">
            <w:rPr>
              <w:webHidden/>
              <w:rPrChange w:id="210" w:author="Nicolas MIRAULT" w:date="2021-08-29T20:06:00Z">
                <w:rPr>
                  <w:noProof/>
                  <w:webHidden/>
                </w:rPr>
              </w:rPrChange>
            </w:rPr>
            <w:tab/>
          </w:r>
          <w:r w:rsidR="00201F42" w:rsidRPr="005A4184">
            <w:rPr>
              <w:webHidden/>
              <w:rPrChange w:id="211" w:author="Nicolas MIRAULT" w:date="2021-08-29T20:06:00Z">
                <w:rPr>
                  <w:noProof/>
                  <w:webHidden/>
                </w:rPr>
              </w:rPrChange>
            </w:rPr>
            <w:fldChar w:fldCharType="begin"/>
          </w:r>
          <w:r w:rsidR="00201F42" w:rsidRPr="005A4184">
            <w:rPr>
              <w:webHidden/>
              <w:rPrChange w:id="212" w:author="Nicolas MIRAULT" w:date="2021-08-29T20:06:00Z">
                <w:rPr>
                  <w:noProof/>
                  <w:webHidden/>
                </w:rPr>
              </w:rPrChange>
            </w:rPr>
            <w:instrText xml:space="preserve"> PAGEREF _Toc80024064 \h </w:instrText>
          </w:r>
          <w:r w:rsidR="00201F42" w:rsidRPr="005A4184">
            <w:rPr>
              <w:webHidden/>
              <w:rPrChange w:id="213" w:author="Nicolas MIRAULT" w:date="2021-08-29T20:06:00Z">
                <w:rPr>
                  <w:noProof/>
                  <w:webHidden/>
                </w:rPr>
              </w:rPrChange>
            </w:rPr>
          </w:r>
          <w:r w:rsidR="00201F42" w:rsidRPr="005A4184">
            <w:rPr>
              <w:webHidden/>
              <w:rPrChange w:id="214" w:author="Nicolas MIRAULT" w:date="2021-08-29T20:06:00Z">
                <w:rPr>
                  <w:noProof/>
                  <w:webHidden/>
                </w:rPr>
              </w:rPrChange>
            </w:rPr>
            <w:fldChar w:fldCharType="separate"/>
          </w:r>
          <w:r w:rsidR="00201F42" w:rsidRPr="005A4184">
            <w:rPr>
              <w:webHidden/>
              <w:rPrChange w:id="215" w:author="Nicolas MIRAULT" w:date="2021-08-29T20:06:00Z">
                <w:rPr>
                  <w:noProof/>
                  <w:webHidden/>
                </w:rPr>
              </w:rPrChange>
            </w:rPr>
            <w:t>13</w:t>
          </w:r>
          <w:r w:rsidR="00201F42" w:rsidRPr="005A4184">
            <w:rPr>
              <w:webHidden/>
              <w:rPrChange w:id="216" w:author="Nicolas MIRAULT" w:date="2021-08-29T20:06:00Z">
                <w:rPr>
                  <w:noProof/>
                  <w:webHidden/>
                </w:rPr>
              </w:rPrChange>
            </w:rPr>
            <w:fldChar w:fldCharType="end"/>
          </w:r>
          <w:r w:rsidRPr="005A4184">
            <w:rPr>
              <w:rPrChange w:id="217" w:author="Nicolas MIRAULT" w:date="2021-08-29T20:06:00Z">
                <w:rPr>
                  <w:noProof/>
                </w:rPr>
              </w:rPrChange>
            </w:rPr>
            <w:fldChar w:fldCharType="end"/>
          </w:r>
        </w:p>
        <w:p w14:paraId="45757812" w14:textId="27963F93" w:rsidR="00561444" w:rsidRPr="005A4184" w:rsidRDefault="00561444">
          <w:pPr>
            <w:rPr>
              <w:rPrChange w:id="218" w:author="Nicolas MIRAULT" w:date="2021-08-29T20:06:00Z">
                <w:rPr/>
              </w:rPrChange>
            </w:rPr>
          </w:pPr>
          <w:r w:rsidRPr="005A4184">
            <w:rPr>
              <w:rPrChange w:id="219" w:author="Nicolas MIRAULT" w:date="2021-08-29T20:06:00Z">
                <w:rPr/>
              </w:rPrChange>
            </w:rPr>
            <w:fldChar w:fldCharType="end"/>
          </w:r>
        </w:p>
      </w:sdtContent>
    </w:sdt>
    <w:p w14:paraId="6DE0A493" w14:textId="77777777" w:rsidR="00561444" w:rsidRPr="005A4184" w:rsidRDefault="00561444" w:rsidP="00561444">
      <w:pPr>
        <w:rPr>
          <w:rPrChange w:id="220" w:author="Nicolas MIRAULT" w:date="2021-08-29T20:06:00Z">
            <w:rPr/>
          </w:rPrChange>
        </w:rPr>
      </w:pPr>
    </w:p>
    <w:p w14:paraId="21BBB952" w14:textId="77777777" w:rsidR="00561444" w:rsidRPr="005A4184" w:rsidRDefault="00561444" w:rsidP="00561444">
      <w:pPr>
        <w:rPr>
          <w:rPrChange w:id="221" w:author="Nicolas MIRAULT" w:date="2021-08-29T20:06:00Z">
            <w:rPr/>
          </w:rPrChange>
        </w:rPr>
      </w:pPr>
    </w:p>
    <w:p w14:paraId="2C4BB4E0" w14:textId="77777777" w:rsidR="00561444" w:rsidRPr="005A4184" w:rsidRDefault="00561444" w:rsidP="00561444">
      <w:pPr>
        <w:rPr>
          <w:rPrChange w:id="222" w:author="Nicolas MIRAULT" w:date="2021-08-29T20:06:00Z">
            <w:rPr/>
          </w:rPrChange>
        </w:rPr>
      </w:pPr>
    </w:p>
    <w:p w14:paraId="083F2026" w14:textId="77777777" w:rsidR="00B77415" w:rsidRPr="005A4184" w:rsidRDefault="00B77415" w:rsidP="00B77415">
      <w:pPr>
        <w:rPr>
          <w:rPrChange w:id="223" w:author="Nicolas MIRAULT" w:date="2021-08-29T20:06:00Z">
            <w:rPr/>
          </w:rPrChange>
        </w:rPr>
      </w:pPr>
    </w:p>
    <w:p w14:paraId="7A30B045" w14:textId="641BD775" w:rsidR="00057C77" w:rsidRPr="005A4184" w:rsidRDefault="00057C77" w:rsidP="00561444">
      <w:pPr>
        <w:pStyle w:val="Titre1"/>
        <w:rPr>
          <w:lang w:val="fr-FR"/>
          <w:rPrChange w:id="224" w:author="Nicolas MIRAULT" w:date="2021-08-29T20:06:00Z">
            <w:rPr>
              <w:lang w:val="fr-FR"/>
            </w:rPr>
          </w:rPrChange>
        </w:rPr>
      </w:pPr>
      <w:r w:rsidRPr="005A4184">
        <w:rPr>
          <w:lang w:val="fr-FR"/>
          <w:rPrChange w:id="225" w:author="Nicolas MIRAULT" w:date="2021-08-29T20:06:00Z">
            <w:rPr>
              <w:lang w:val="fr-FR"/>
            </w:rPr>
          </w:rPrChange>
        </w:rPr>
        <w:br w:type="page"/>
      </w:r>
      <w:bookmarkStart w:id="226" w:name="_Toc79945565"/>
      <w:bookmarkStart w:id="227" w:name="_Toc79945937"/>
      <w:bookmarkStart w:id="228" w:name="_Toc80024054"/>
      <w:r w:rsidR="00A9635A" w:rsidRPr="005A4184">
        <w:rPr>
          <w:lang w:val="fr-FR"/>
          <w:rPrChange w:id="229" w:author="Nicolas MIRAULT" w:date="2021-08-29T20:06:00Z">
            <w:rPr>
              <w:lang w:val="fr-FR"/>
            </w:rPr>
          </w:rPrChange>
        </w:rPr>
        <w:lastRenderedPageBreak/>
        <w:t>C</w:t>
      </w:r>
      <w:bookmarkEnd w:id="226"/>
      <w:bookmarkEnd w:id="227"/>
      <w:r w:rsidR="00561444" w:rsidRPr="005A4184">
        <w:rPr>
          <w:lang w:val="fr-FR"/>
          <w:rPrChange w:id="230" w:author="Nicolas MIRAULT" w:date="2021-08-29T20:06:00Z">
            <w:rPr>
              <w:lang w:val="fr-FR"/>
            </w:rPr>
          </w:rPrChange>
        </w:rPr>
        <w:t>ontexte</w:t>
      </w:r>
      <w:bookmarkEnd w:id="228"/>
    </w:p>
    <w:p w14:paraId="2BE5DEEB" w14:textId="2CD312C9" w:rsidR="001F414F" w:rsidRPr="005A4184" w:rsidRDefault="00A9635A" w:rsidP="001F414F">
      <w:pPr>
        <w:rPr>
          <w:rFonts w:cs="Arial"/>
          <w:color w:val="002060"/>
          <w:rPrChange w:id="231" w:author="Nicolas MIRAULT" w:date="2021-08-29T20:06:00Z">
            <w:rPr>
              <w:rFonts w:cs="Arial"/>
              <w:color w:val="002060"/>
            </w:rPr>
          </w:rPrChange>
        </w:rPr>
      </w:pPr>
      <w:r w:rsidRPr="005A4184">
        <w:rPr>
          <w:rFonts w:cs="Arial"/>
          <w:color w:val="002060"/>
          <w:rPrChange w:id="232" w:author="Nicolas MIRAULT" w:date="2021-08-29T20:06:00Z">
            <w:rPr>
              <w:rFonts w:cs="Arial"/>
              <w:color w:val="002060"/>
            </w:rPr>
          </w:rPrChange>
        </w:rPr>
        <w:t xml:space="preserve">La section propose de concevoir un roulant pour la prochaine TRR (Toulouse Robot Race). Vu le contexte sanitaire, pour l’instant nous ne nous engagerons pas sur une date, mais ça pourrait être </w:t>
      </w:r>
      <w:proofErr w:type="spellStart"/>
      <w:r w:rsidRPr="005A4184">
        <w:rPr>
          <w:rFonts w:cs="Arial"/>
          <w:color w:val="002060"/>
          <w:rPrChange w:id="233" w:author="Nicolas MIRAULT" w:date="2021-08-29T20:06:00Z">
            <w:rPr>
              <w:rFonts w:cs="Arial"/>
              <w:color w:val="002060"/>
            </w:rPr>
          </w:rPrChange>
        </w:rPr>
        <w:t>mi Décembre</w:t>
      </w:r>
      <w:proofErr w:type="spellEnd"/>
      <w:r w:rsidRPr="005A4184">
        <w:rPr>
          <w:rFonts w:cs="Arial"/>
          <w:color w:val="002060"/>
          <w:rPrChange w:id="234" w:author="Nicolas MIRAULT" w:date="2021-08-29T20:06:00Z">
            <w:rPr>
              <w:rFonts w:cs="Arial"/>
              <w:color w:val="002060"/>
            </w:rPr>
          </w:rPrChange>
        </w:rPr>
        <w:t xml:space="preserve"> 2021. </w:t>
      </w:r>
    </w:p>
    <w:p w14:paraId="72DF95D7" w14:textId="77777777" w:rsidR="00A9635A" w:rsidRPr="005A4184" w:rsidRDefault="00A9635A" w:rsidP="001F414F">
      <w:pPr>
        <w:rPr>
          <w:rFonts w:cs="Arial"/>
          <w:color w:val="002060"/>
          <w:rPrChange w:id="235" w:author="Nicolas MIRAULT" w:date="2021-08-29T20:06:00Z">
            <w:rPr>
              <w:rFonts w:cs="Arial"/>
              <w:color w:val="002060"/>
            </w:rPr>
          </w:rPrChange>
        </w:rPr>
      </w:pPr>
    </w:p>
    <w:p w14:paraId="1454D565" w14:textId="5108D6E3" w:rsidR="00A9635A" w:rsidRPr="005A4184" w:rsidRDefault="00A9635A" w:rsidP="001F414F">
      <w:pPr>
        <w:rPr>
          <w:rFonts w:cs="Arial"/>
          <w:color w:val="002060"/>
          <w:rPrChange w:id="236" w:author="Nicolas MIRAULT" w:date="2021-08-29T20:06:00Z">
            <w:rPr>
              <w:rFonts w:cs="Arial"/>
              <w:color w:val="002060"/>
            </w:rPr>
          </w:rPrChange>
        </w:rPr>
      </w:pPr>
      <w:r w:rsidRPr="005A4184">
        <w:rPr>
          <w:rFonts w:cs="Arial"/>
          <w:color w:val="002060"/>
          <w:rPrChange w:id="237" w:author="Nicolas MIRAULT" w:date="2021-08-29T20:06:00Z">
            <w:rPr>
              <w:rFonts w:cs="Arial"/>
              <w:color w:val="002060"/>
            </w:rPr>
          </w:rPrChange>
        </w:rPr>
        <w:t xml:space="preserve">Pour ceux que veulent plus de détail, voici le site Internet : </w:t>
      </w:r>
      <w:r w:rsidR="006F4C99" w:rsidRPr="005A4184">
        <w:rPr>
          <w:rPrChange w:id="238" w:author="Nicolas MIRAULT" w:date="2021-08-29T20:06:00Z">
            <w:rPr/>
          </w:rPrChange>
        </w:rPr>
        <w:fldChar w:fldCharType="begin"/>
      </w:r>
      <w:r w:rsidR="006F4C99" w:rsidRPr="005A4184">
        <w:rPr>
          <w:rPrChange w:id="239" w:author="Nicolas MIRAULT" w:date="2021-08-29T20:06:00Z">
            <w:rPr/>
          </w:rPrChange>
        </w:rPr>
        <w:instrText xml:space="preserve"> HYPERLINK "http://www.toulouse-robot-race.org/" \l "presta" </w:instrText>
      </w:r>
      <w:r w:rsidR="006F4C99" w:rsidRPr="005A4184">
        <w:rPr>
          <w:rPrChange w:id="240" w:author="Nicolas MIRAULT" w:date="2021-08-29T20:06:00Z">
            <w:rPr/>
          </w:rPrChange>
        </w:rPr>
        <w:fldChar w:fldCharType="separate"/>
      </w:r>
      <w:r w:rsidRPr="005A4184">
        <w:rPr>
          <w:rStyle w:val="Lienhypertexte"/>
          <w:rPrChange w:id="241" w:author="Nicolas MIRAULT" w:date="2021-08-29T20:06:00Z">
            <w:rPr>
              <w:rStyle w:val="Lienhypertexte"/>
            </w:rPr>
          </w:rPrChange>
        </w:rPr>
        <w:t>Toulouse Robot Race - #TRR2021 - La course de robots (toulouse-robot-race.org)</w:t>
      </w:r>
      <w:r w:rsidR="006F4C99" w:rsidRPr="005A4184">
        <w:rPr>
          <w:rStyle w:val="Lienhypertexte"/>
          <w:rPrChange w:id="242" w:author="Nicolas MIRAULT" w:date="2021-08-29T20:06:00Z">
            <w:rPr>
              <w:rStyle w:val="Lienhypertexte"/>
            </w:rPr>
          </w:rPrChange>
        </w:rPr>
        <w:fldChar w:fldCharType="end"/>
      </w:r>
    </w:p>
    <w:p w14:paraId="2CA59964" w14:textId="27642509" w:rsidR="001F414F" w:rsidRPr="005A4184" w:rsidRDefault="001F414F" w:rsidP="001F414F">
      <w:pPr>
        <w:rPr>
          <w:rFonts w:cs="Arial"/>
          <w:color w:val="002060"/>
          <w:rPrChange w:id="243" w:author="Nicolas MIRAULT" w:date="2021-08-29T20:06:00Z">
            <w:rPr>
              <w:rFonts w:cs="Arial"/>
              <w:color w:val="002060"/>
            </w:rPr>
          </w:rPrChange>
        </w:rPr>
      </w:pPr>
    </w:p>
    <w:p w14:paraId="47ED901A" w14:textId="1BC28DD7" w:rsidR="00A9635A" w:rsidRPr="005A4184" w:rsidRDefault="00A9635A" w:rsidP="001F414F">
      <w:pPr>
        <w:rPr>
          <w:rFonts w:cs="Arial"/>
          <w:color w:val="002060"/>
          <w:rPrChange w:id="244" w:author="Nicolas MIRAULT" w:date="2021-08-29T20:06:00Z">
            <w:rPr>
              <w:rFonts w:cs="Arial"/>
              <w:color w:val="002060"/>
            </w:rPr>
          </w:rPrChange>
        </w:rPr>
      </w:pPr>
      <w:r w:rsidRPr="005A4184">
        <w:rPr>
          <w:rFonts w:cs="Arial"/>
          <w:color w:val="002060"/>
          <w:rPrChange w:id="245" w:author="Nicolas MIRAULT" w:date="2021-08-29T20:06:00Z">
            <w:rPr>
              <w:rFonts w:cs="Arial"/>
              <w:color w:val="002060"/>
            </w:rPr>
          </w:rPrChange>
        </w:rPr>
        <w:t xml:space="preserve">L’idée est de faire un robot roulant électrique, qui évolue sur un parcours de ce type : </w:t>
      </w:r>
    </w:p>
    <w:p w14:paraId="11C844F4" w14:textId="77777777" w:rsidR="00A9635A" w:rsidRPr="005A4184" w:rsidRDefault="00A9635A" w:rsidP="001F414F">
      <w:pPr>
        <w:rPr>
          <w:rFonts w:cs="Arial"/>
          <w:color w:val="002060"/>
          <w:rPrChange w:id="246" w:author="Nicolas MIRAULT" w:date="2021-08-29T20:06:00Z">
            <w:rPr>
              <w:rFonts w:cs="Arial"/>
              <w:color w:val="002060"/>
            </w:rPr>
          </w:rPrChange>
        </w:rPr>
      </w:pPr>
    </w:p>
    <w:p w14:paraId="15A07C09" w14:textId="4B0A01EE" w:rsidR="00A9635A" w:rsidRPr="005A4184" w:rsidRDefault="00A9635A" w:rsidP="001F414F">
      <w:pPr>
        <w:rPr>
          <w:rFonts w:cs="Arial"/>
          <w:color w:val="002060"/>
          <w:rPrChange w:id="247" w:author="Nicolas MIRAULT" w:date="2021-08-29T20:06:00Z">
            <w:rPr>
              <w:rFonts w:cs="Arial"/>
              <w:color w:val="002060"/>
            </w:rPr>
          </w:rPrChange>
        </w:rPr>
      </w:pPr>
      <w:r w:rsidRPr="005A4184">
        <w:rPr>
          <w:rFonts w:cs="Arial"/>
          <w:color w:val="002060"/>
          <w:lang w:eastAsia="fr-FR"/>
          <w:rPrChange w:id="248" w:author="Nicolas MIRAULT" w:date="2021-08-29T20:06:00Z">
            <w:rPr>
              <w:rFonts w:cs="Arial"/>
              <w:noProof/>
              <w:color w:val="002060"/>
              <w:lang w:eastAsia="fr-FR"/>
            </w:rPr>
          </w:rPrChange>
        </w:rPr>
        <w:drawing>
          <wp:inline distT="0" distB="0" distL="0" distR="0" wp14:anchorId="312D6C4E" wp14:editId="59FF9187">
            <wp:extent cx="5760085" cy="1771015"/>
            <wp:effectExtent l="0" t="0" r="0" b="63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9"/>
                    <a:stretch>
                      <a:fillRect/>
                    </a:stretch>
                  </pic:blipFill>
                  <pic:spPr>
                    <a:xfrm>
                      <a:off x="0" y="0"/>
                      <a:ext cx="5760085" cy="1771015"/>
                    </a:xfrm>
                    <a:prstGeom prst="rect">
                      <a:avLst/>
                    </a:prstGeom>
                  </pic:spPr>
                </pic:pic>
              </a:graphicData>
            </a:graphic>
          </wp:inline>
        </w:drawing>
      </w:r>
    </w:p>
    <w:p w14:paraId="59F8F7A1" w14:textId="7684ED85" w:rsidR="00A9635A" w:rsidRPr="005A4184" w:rsidRDefault="00A9635A" w:rsidP="001F414F">
      <w:pPr>
        <w:rPr>
          <w:rFonts w:cs="Arial"/>
          <w:color w:val="002060"/>
          <w:rPrChange w:id="249" w:author="Nicolas MIRAULT" w:date="2021-08-29T20:06:00Z">
            <w:rPr>
              <w:rFonts w:cs="Arial"/>
              <w:color w:val="002060"/>
            </w:rPr>
          </w:rPrChange>
        </w:rPr>
      </w:pPr>
    </w:p>
    <w:p w14:paraId="6498F768" w14:textId="748F4FDA" w:rsidR="00A9635A" w:rsidRPr="005A4184" w:rsidRDefault="00A9635A" w:rsidP="001F414F">
      <w:pPr>
        <w:rPr>
          <w:rFonts w:cs="Arial"/>
          <w:color w:val="002060"/>
          <w:rPrChange w:id="250" w:author="Nicolas MIRAULT" w:date="2021-08-29T20:06:00Z">
            <w:rPr>
              <w:rFonts w:cs="Arial"/>
              <w:color w:val="002060"/>
            </w:rPr>
          </w:rPrChange>
        </w:rPr>
      </w:pPr>
      <w:r w:rsidRPr="005A4184">
        <w:rPr>
          <w:rFonts w:cs="Arial"/>
          <w:color w:val="002060"/>
          <w:rPrChange w:id="251" w:author="Nicolas MIRAULT" w:date="2021-08-29T20:06:00Z">
            <w:rPr>
              <w:rFonts w:cs="Arial"/>
              <w:color w:val="002060"/>
            </w:rPr>
          </w:rPrChange>
        </w:rPr>
        <w:t>La piste fait environ 1,5m de large. Il y a au milieu une ligne blanche de 5cm de large, sur fond noir de 15 cm.</w:t>
      </w:r>
    </w:p>
    <w:p w14:paraId="67FA57C2" w14:textId="1643F561" w:rsidR="001F414F" w:rsidRPr="005A4184" w:rsidRDefault="00FE4174" w:rsidP="001F414F">
      <w:pPr>
        <w:rPr>
          <w:rFonts w:cs="Arial"/>
          <w:color w:val="002060"/>
          <w:rPrChange w:id="252" w:author="Nicolas MIRAULT" w:date="2021-08-29T20:06:00Z">
            <w:rPr>
              <w:rFonts w:cs="Arial"/>
              <w:color w:val="002060"/>
            </w:rPr>
          </w:rPrChange>
        </w:rPr>
      </w:pPr>
      <w:r w:rsidRPr="005A4184">
        <w:rPr>
          <w:rFonts w:cs="Arial"/>
          <w:color w:val="002060"/>
          <w:lang w:eastAsia="fr-FR"/>
          <w:rPrChange w:id="253" w:author="Nicolas MIRAULT" w:date="2021-08-29T20:06:00Z">
            <w:rPr>
              <w:rFonts w:cs="Arial"/>
              <w:noProof/>
              <w:color w:val="002060"/>
              <w:lang w:eastAsia="fr-FR"/>
            </w:rPr>
          </w:rPrChange>
        </w:rPr>
        <w:drawing>
          <wp:inline distT="0" distB="0" distL="0" distR="0" wp14:anchorId="48294DAC" wp14:editId="27862384">
            <wp:extent cx="5760085" cy="324167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10"/>
                    <a:stretch>
                      <a:fillRect/>
                    </a:stretch>
                  </pic:blipFill>
                  <pic:spPr>
                    <a:xfrm>
                      <a:off x="0" y="0"/>
                      <a:ext cx="5760085" cy="3241675"/>
                    </a:xfrm>
                    <a:prstGeom prst="rect">
                      <a:avLst/>
                    </a:prstGeom>
                  </pic:spPr>
                </pic:pic>
              </a:graphicData>
            </a:graphic>
          </wp:inline>
        </w:drawing>
      </w:r>
    </w:p>
    <w:p w14:paraId="0A05A3CB" w14:textId="0D02CC1B" w:rsidR="001F414F" w:rsidRPr="005A4184" w:rsidRDefault="00FE4174" w:rsidP="001F414F">
      <w:pPr>
        <w:rPr>
          <w:rFonts w:cs="Arial"/>
          <w:color w:val="002060"/>
          <w:rPrChange w:id="254" w:author="Nicolas MIRAULT" w:date="2021-08-29T20:06:00Z">
            <w:rPr>
              <w:rFonts w:cs="Arial"/>
              <w:color w:val="002060"/>
            </w:rPr>
          </w:rPrChange>
        </w:rPr>
      </w:pPr>
      <w:r w:rsidRPr="005A4184">
        <w:rPr>
          <w:rFonts w:cs="Arial"/>
          <w:color w:val="002060"/>
          <w:rPrChange w:id="255" w:author="Nicolas MIRAULT" w:date="2021-08-29T20:06:00Z">
            <w:rPr>
              <w:rFonts w:cs="Arial"/>
              <w:color w:val="002060"/>
            </w:rPr>
          </w:rPrChange>
        </w:rPr>
        <w:lastRenderedPageBreak/>
        <w:t xml:space="preserve">La ligne de départ est matérialisée par une ligne verte. La ligne d’arrivée est matérialisée par une ligne rouge et une arche. </w:t>
      </w:r>
    </w:p>
    <w:p w14:paraId="3F5CF06A" w14:textId="3E9A3477" w:rsidR="00FE4174" w:rsidRPr="005A4184" w:rsidRDefault="00FE4174" w:rsidP="001F414F">
      <w:pPr>
        <w:rPr>
          <w:rFonts w:cs="Arial"/>
          <w:color w:val="002060"/>
          <w:rPrChange w:id="256" w:author="Nicolas MIRAULT" w:date="2021-08-29T20:06:00Z">
            <w:rPr>
              <w:rFonts w:cs="Arial"/>
              <w:color w:val="002060"/>
            </w:rPr>
          </w:rPrChange>
        </w:rPr>
      </w:pPr>
      <w:r w:rsidRPr="005A4184">
        <w:rPr>
          <w:rFonts w:cs="Arial"/>
          <w:color w:val="002060"/>
          <w:rPrChange w:id="257" w:author="Nicolas MIRAULT" w:date="2021-08-29T20:06:00Z">
            <w:rPr>
              <w:rFonts w:cs="Arial"/>
              <w:color w:val="002060"/>
            </w:rPr>
          </w:rPrChange>
        </w:rPr>
        <w:t xml:space="preserve">Le but est de faire un (ou deux) tours le plus rapidement possible. </w:t>
      </w:r>
    </w:p>
    <w:p w14:paraId="3CDB9F0F" w14:textId="7774EB8D" w:rsidR="00FE4174" w:rsidRPr="005A4184" w:rsidRDefault="00FE4174" w:rsidP="001F414F">
      <w:pPr>
        <w:rPr>
          <w:rFonts w:cs="Arial"/>
          <w:color w:val="002060"/>
          <w:rPrChange w:id="258" w:author="Nicolas MIRAULT" w:date="2021-08-29T20:06:00Z">
            <w:rPr>
              <w:rFonts w:cs="Arial"/>
              <w:color w:val="002060"/>
            </w:rPr>
          </w:rPrChange>
        </w:rPr>
      </w:pPr>
      <w:r w:rsidRPr="005A4184">
        <w:rPr>
          <w:rFonts w:cs="Arial"/>
          <w:color w:val="002060"/>
          <w:rPrChange w:id="259" w:author="Nicolas MIRAULT" w:date="2021-08-29T20:06:00Z">
            <w:rPr>
              <w:rFonts w:cs="Arial"/>
              <w:color w:val="002060"/>
            </w:rPr>
          </w:rPrChange>
        </w:rPr>
        <w:t xml:space="preserve">La majorité des concurrents </w:t>
      </w:r>
      <w:r w:rsidR="004430C5" w:rsidRPr="005A4184">
        <w:rPr>
          <w:rFonts w:cs="Arial"/>
          <w:color w:val="002060"/>
          <w:rPrChange w:id="260" w:author="Nicolas MIRAULT" w:date="2021-08-29T20:06:00Z">
            <w:rPr>
              <w:rFonts w:cs="Arial"/>
              <w:color w:val="002060"/>
            </w:rPr>
          </w:rPrChange>
        </w:rPr>
        <w:t>mettent</w:t>
      </w:r>
      <w:r w:rsidRPr="005A4184">
        <w:rPr>
          <w:rFonts w:cs="Arial"/>
          <w:color w:val="002060"/>
          <w:rPrChange w:id="261" w:author="Nicolas MIRAULT" w:date="2021-08-29T20:06:00Z">
            <w:rPr>
              <w:rFonts w:cs="Arial"/>
              <w:color w:val="002060"/>
            </w:rPr>
          </w:rPrChange>
        </w:rPr>
        <w:t xml:space="preserve"> en œuvre de l’IA, mais des essais</w:t>
      </w:r>
      <w:r w:rsidR="008212E9" w:rsidRPr="005A4184">
        <w:rPr>
          <w:rFonts w:cs="Arial"/>
          <w:color w:val="002060"/>
          <w:rPrChange w:id="262" w:author="Nicolas MIRAULT" w:date="2021-08-29T20:06:00Z">
            <w:rPr>
              <w:rFonts w:cs="Arial"/>
              <w:color w:val="002060"/>
            </w:rPr>
          </w:rPrChange>
        </w:rPr>
        <w:t xml:space="preserve"> rapides lors de notre dernière participation</w:t>
      </w:r>
      <w:r w:rsidRPr="005A4184">
        <w:rPr>
          <w:rFonts w:cs="Arial"/>
          <w:color w:val="002060"/>
          <w:rPrChange w:id="263" w:author="Nicolas MIRAULT" w:date="2021-08-29T20:06:00Z">
            <w:rPr>
              <w:rFonts w:cs="Arial"/>
              <w:color w:val="002060"/>
            </w:rPr>
          </w:rPrChange>
        </w:rPr>
        <w:t xml:space="preserve"> ont montré</w:t>
      </w:r>
      <w:r w:rsidR="004430C5" w:rsidRPr="005A4184">
        <w:rPr>
          <w:rFonts w:cs="Arial"/>
          <w:color w:val="002060"/>
          <w:rPrChange w:id="264" w:author="Nicolas MIRAULT" w:date="2021-08-29T20:06:00Z">
            <w:rPr>
              <w:rFonts w:cs="Arial"/>
              <w:color w:val="002060"/>
            </w:rPr>
          </w:rPrChange>
        </w:rPr>
        <w:t>s</w:t>
      </w:r>
      <w:r w:rsidRPr="005A4184">
        <w:rPr>
          <w:rFonts w:cs="Arial"/>
          <w:color w:val="002060"/>
          <w:rPrChange w:id="265" w:author="Nicolas MIRAULT" w:date="2021-08-29T20:06:00Z">
            <w:rPr>
              <w:rFonts w:cs="Arial"/>
              <w:color w:val="002060"/>
            </w:rPr>
          </w:rPrChange>
        </w:rPr>
        <w:t xml:space="preserve"> qu’un simple suiveur de ligne (ou de bord) peut suffire. </w:t>
      </w:r>
    </w:p>
    <w:p w14:paraId="776A30BA" w14:textId="702B917E" w:rsidR="00FE4174" w:rsidRPr="005A4184" w:rsidRDefault="00FE4174" w:rsidP="001F414F">
      <w:pPr>
        <w:rPr>
          <w:rFonts w:cs="Arial"/>
          <w:color w:val="002060"/>
          <w:rPrChange w:id="266" w:author="Nicolas MIRAULT" w:date="2021-08-29T20:06:00Z">
            <w:rPr>
              <w:rFonts w:cs="Arial"/>
              <w:color w:val="002060"/>
            </w:rPr>
          </w:rPrChange>
        </w:rPr>
      </w:pPr>
    </w:p>
    <w:p w14:paraId="52797B32" w14:textId="7B980FE0" w:rsidR="00B315CE" w:rsidRPr="005A4184" w:rsidRDefault="00B315CE" w:rsidP="001F414F">
      <w:pPr>
        <w:rPr>
          <w:rFonts w:ascii="Segoe UI Emoji" w:eastAsia="Segoe UI Emoji" w:hAnsi="Segoe UI Emoji" w:cs="Segoe UI Emoji"/>
          <w:color w:val="002060"/>
          <w:rPrChange w:id="267" w:author="Nicolas MIRAULT" w:date="2021-08-29T20:06:00Z">
            <w:rPr>
              <w:rFonts w:ascii="Segoe UI Emoji" w:eastAsia="Segoe UI Emoji" w:hAnsi="Segoe UI Emoji" w:cs="Segoe UI Emoji"/>
              <w:color w:val="002060"/>
            </w:rPr>
          </w:rPrChange>
        </w:rPr>
      </w:pPr>
      <w:r w:rsidRPr="005A4184">
        <w:rPr>
          <w:rFonts w:cs="Arial"/>
          <w:color w:val="002060"/>
          <w:rPrChange w:id="268" w:author="Nicolas MIRAULT" w:date="2021-08-29T20:06:00Z">
            <w:rPr>
              <w:rFonts w:cs="Arial"/>
              <w:color w:val="002060"/>
            </w:rPr>
          </w:rPrChange>
        </w:rPr>
        <w:t>Nous avons énormément travaillé sur l’IA lors de la dernière participation. Nous vous proposons cette année de faire un suiveur simple, mais efficace ! </w:t>
      </w:r>
      <w:proofErr w:type="gramStart"/>
      <w:r w:rsidRPr="005A4184">
        <w:rPr>
          <w:rFonts w:ascii="Segoe UI Emoji" w:eastAsia="Segoe UI Emoji" w:hAnsi="Segoe UI Emoji" w:cs="Segoe UI Emoji"/>
          <w:color w:val="002060"/>
          <w:rPrChange w:id="269" w:author="Nicolas MIRAULT" w:date="2021-08-29T20:06:00Z">
            <w:rPr>
              <w:rFonts w:ascii="Segoe UI Emoji" w:eastAsia="Segoe UI Emoji" w:hAnsi="Segoe UI Emoji" w:cs="Segoe UI Emoji"/>
              <w:color w:val="002060"/>
            </w:rPr>
          </w:rPrChange>
        </w:rPr>
        <w:t>😊</w:t>
      </w:r>
      <w:proofErr w:type="gramEnd"/>
      <w:r w:rsidRPr="005A4184">
        <w:rPr>
          <w:rFonts w:ascii="Segoe UI Emoji" w:eastAsia="Segoe UI Emoji" w:hAnsi="Segoe UI Emoji" w:cs="Segoe UI Emoji"/>
          <w:color w:val="002060"/>
          <w:rPrChange w:id="270" w:author="Nicolas MIRAULT" w:date="2021-08-29T20:06:00Z">
            <w:rPr>
              <w:rFonts w:ascii="Segoe UI Emoji" w:eastAsia="Segoe UI Emoji" w:hAnsi="Segoe UI Emoji" w:cs="Segoe UI Emoji"/>
              <w:color w:val="002060"/>
            </w:rPr>
          </w:rPrChange>
        </w:rPr>
        <w:t>.</w:t>
      </w:r>
    </w:p>
    <w:p w14:paraId="13A5EDA7" w14:textId="5F9ADB16" w:rsidR="00757F4E" w:rsidRPr="005A4184" w:rsidRDefault="00757F4E" w:rsidP="001F414F">
      <w:pPr>
        <w:rPr>
          <w:rFonts w:ascii="Segoe UI Emoji" w:eastAsia="Segoe UI Emoji" w:hAnsi="Segoe UI Emoji" w:cs="Segoe UI Emoji"/>
          <w:color w:val="002060"/>
          <w:rPrChange w:id="271" w:author="Nicolas MIRAULT" w:date="2021-08-29T20:06:00Z">
            <w:rPr>
              <w:rFonts w:ascii="Segoe UI Emoji" w:eastAsia="Segoe UI Emoji" w:hAnsi="Segoe UI Emoji" w:cs="Segoe UI Emoji"/>
              <w:color w:val="002060"/>
            </w:rPr>
          </w:rPrChange>
        </w:rPr>
      </w:pPr>
    </w:p>
    <w:p w14:paraId="52D3B667" w14:textId="1710BE0D" w:rsidR="00757F4E" w:rsidRPr="005A4184" w:rsidRDefault="00757F4E" w:rsidP="001F414F">
      <w:pPr>
        <w:rPr>
          <w:rFonts w:cs="Arial"/>
          <w:color w:val="002060"/>
          <w:rPrChange w:id="272" w:author="Nicolas MIRAULT" w:date="2021-08-29T20:06:00Z">
            <w:rPr>
              <w:rFonts w:cs="Arial"/>
              <w:color w:val="002060"/>
            </w:rPr>
          </w:rPrChange>
        </w:rPr>
      </w:pPr>
      <w:r w:rsidRPr="005A4184">
        <w:rPr>
          <w:rFonts w:ascii="Segoe UI Emoji" w:eastAsia="Segoe UI Emoji" w:hAnsi="Segoe UI Emoji" w:cs="Segoe UI Emoji"/>
          <w:color w:val="002060"/>
          <w:rPrChange w:id="273" w:author="Nicolas MIRAULT" w:date="2021-08-29T20:06:00Z">
            <w:rPr>
              <w:rFonts w:ascii="Segoe UI Emoji" w:eastAsia="Segoe UI Emoji" w:hAnsi="Segoe UI Emoji" w:cs="Segoe UI Emoji"/>
              <w:color w:val="002060"/>
            </w:rPr>
          </w:rPrChange>
        </w:rPr>
        <w:t xml:space="preserve">La conception du robot est découpée dans ce document en plusieurs </w:t>
      </w:r>
      <w:r w:rsidR="001511B3" w:rsidRPr="005A4184">
        <w:rPr>
          <w:rFonts w:ascii="Segoe UI Emoji" w:eastAsia="Segoe UI Emoji" w:hAnsi="Segoe UI Emoji" w:cs="Segoe UI Emoji"/>
          <w:color w:val="002060"/>
          <w:rPrChange w:id="274" w:author="Nicolas MIRAULT" w:date="2021-08-29T20:06:00Z">
            <w:rPr>
              <w:rFonts w:ascii="Segoe UI Emoji" w:eastAsia="Segoe UI Emoji" w:hAnsi="Segoe UI Emoji" w:cs="Segoe UI Emoji"/>
              <w:color w:val="002060"/>
            </w:rPr>
          </w:rPrChange>
        </w:rPr>
        <w:t>blocs</w:t>
      </w:r>
      <w:r w:rsidRPr="005A4184">
        <w:rPr>
          <w:rFonts w:ascii="Segoe UI Emoji" w:eastAsia="Segoe UI Emoji" w:hAnsi="Segoe UI Emoji" w:cs="Segoe UI Emoji"/>
          <w:color w:val="002060"/>
          <w:rPrChange w:id="275" w:author="Nicolas MIRAULT" w:date="2021-08-29T20:06:00Z">
            <w:rPr>
              <w:rFonts w:ascii="Segoe UI Emoji" w:eastAsia="Segoe UI Emoji" w:hAnsi="Segoe UI Emoji" w:cs="Segoe UI Emoji"/>
              <w:color w:val="002060"/>
            </w:rPr>
          </w:rPrChange>
        </w:rPr>
        <w:t xml:space="preserve">, ce qui permet à tout à chacun de participer à tout ou partie de l’aventure, suivant son temps et ses envies. </w:t>
      </w:r>
    </w:p>
    <w:p w14:paraId="7D6057B3" w14:textId="77777777" w:rsidR="001F414F" w:rsidRPr="005A4184" w:rsidRDefault="001F414F" w:rsidP="001F414F">
      <w:pPr>
        <w:rPr>
          <w:rFonts w:eastAsiaTheme="minorHAnsi" w:cs="Arial"/>
          <w:color w:val="002060"/>
          <w:rPrChange w:id="276" w:author="Nicolas MIRAULT" w:date="2021-08-29T20:06:00Z">
            <w:rPr>
              <w:rFonts w:eastAsiaTheme="minorHAnsi" w:cs="Arial"/>
              <w:color w:val="002060"/>
            </w:rPr>
          </w:rPrChange>
        </w:rPr>
      </w:pPr>
    </w:p>
    <w:p w14:paraId="4B3F8E7D" w14:textId="77777777" w:rsidR="001F414F" w:rsidRPr="005A4184" w:rsidRDefault="001F414F" w:rsidP="00C274A9">
      <w:pPr>
        <w:pStyle w:val="texte-text"/>
        <w:rPr>
          <w:lang w:val="fr-FR"/>
          <w:rPrChange w:id="277" w:author="Nicolas MIRAULT" w:date="2021-08-29T20:06:00Z">
            <w:rPr>
              <w:lang w:val="fr-FR"/>
            </w:rPr>
          </w:rPrChange>
        </w:rPr>
      </w:pPr>
    </w:p>
    <w:p w14:paraId="604A222E" w14:textId="77777777" w:rsidR="001F414F" w:rsidRPr="005A4184" w:rsidRDefault="001F414F" w:rsidP="00C274A9">
      <w:pPr>
        <w:pStyle w:val="texte-text"/>
        <w:rPr>
          <w:lang w:val="fr-FR"/>
          <w:rPrChange w:id="278" w:author="Nicolas MIRAULT" w:date="2021-08-29T20:06:00Z">
            <w:rPr>
              <w:lang w:val="fr-FR"/>
            </w:rPr>
          </w:rPrChange>
        </w:rPr>
      </w:pPr>
    </w:p>
    <w:p w14:paraId="170E3793" w14:textId="204E683C" w:rsidR="00057C77" w:rsidRPr="005A4184" w:rsidRDefault="00B77415" w:rsidP="001F414F">
      <w:pPr>
        <w:pStyle w:val="Titre1"/>
        <w:rPr>
          <w:lang w:val="fr-FR"/>
          <w:rPrChange w:id="279" w:author="Nicolas MIRAULT" w:date="2021-08-29T20:06:00Z">
            <w:rPr>
              <w:lang w:val="fr-FR"/>
            </w:rPr>
          </w:rPrChange>
        </w:rPr>
      </w:pPr>
      <w:bookmarkStart w:id="280" w:name="_Toc79945566"/>
      <w:bookmarkStart w:id="281" w:name="_Toc79945938"/>
      <w:bookmarkStart w:id="282" w:name="_Toc80024055"/>
      <w:r w:rsidRPr="005A4184">
        <w:rPr>
          <w:lang w:val="fr-FR"/>
          <w:rPrChange w:id="283" w:author="Nicolas MIRAULT" w:date="2021-08-29T20:06:00Z">
            <w:rPr>
              <w:lang w:val="fr-FR"/>
            </w:rPr>
          </w:rPrChange>
        </w:rPr>
        <w:t xml:space="preserve">Les grandes lignes </w:t>
      </w:r>
      <w:bookmarkEnd w:id="280"/>
      <w:bookmarkEnd w:id="281"/>
      <w:r w:rsidR="00127C95" w:rsidRPr="005A4184">
        <w:rPr>
          <w:lang w:val="fr-FR"/>
          <w:rPrChange w:id="284" w:author="Nicolas MIRAULT" w:date="2021-08-29T20:06:00Z">
            <w:rPr>
              <w:lang w:val="fr-FR"/>
            </w:rPr>
          </w:rPrChange>
        </w:rPr>
        <w:t>du projet</w:t>
      </w:r>
      <w:bookmarkEnd w:id="282"/>
    </w:p>
    <w:p w14:paraId="21A66EE2" w14:textId="54AFE8D7" w:rsidR="00C274CE" w:rsidRPr="005A4184" w:rsidRDefault="00E07996" w:rsidP="00E07996">
      <w:pPr>
        <w:rPr>
          <w:rFonts w:ascii="Segoe UI Emoji" w:eastAsia="Segoe UI Emoji" w:hAnsi="Segoe UI Emoji" w:cs="Segoe UI Emoji"/>
          <w:color w:val="002060"/>
          <w:rPrChange w:id="285" w:author="Nicolas MIRAULT" w:date="2021-08-29T20:06:00Z">
            <w:rPr>
              <w:rFonts w:ascii="Segoe UI Emoji" w:eastAsia="Segoe UI Emoji" w:hAnsi="Segoe UI Emoji" w:cs="Segoe UI Emoji"/>
              <w:color w:val="002060"/>
            </w:rPr>
          </w:rPrChange>
        </w:rPr>
      </w:pPr>
      <w:r w:rsidRPr="005A4184">
        <w:rPr>
          <w:rFonts w:ascii="Segoe UI Emoji" w:eastAsia="Segoe UI Emoji" w:hAnsi="Segoe UI Emoji" w:cs="Segoe UI Emoji"/>
          <w:color w:val="002060"/>
          <w:rPrChange w:id="286" w:author="Nicolas MIRAULT" w:date="2021-08-29T20:06:00Z">
            <w:rPr>
              <w:rFonts w:ascii="Segoe UI Emoji" w:eastAsia="Segoe UI Emoji" w:hAnsi="Segoe UI Emoji" w:cs="Segoe UI Emoji"/>
              <w:color w:val="002060"/>
            </w:rPr>
          </w:rPrChange>
        </w:rPr>
        <w:t xml:space="preserve">L’idée est de partir sur un châssis comme ceux de 2019. Ce sont des voitures modèle réduit au dixième, capable d’aller vite (ndlr bonne motorisation, bonnes suspensions, bonne stabilité dans les virages …). </w:t>
      </w:r>
    </w:p>
    <w:p w14:paraId="2773BEC8" w14:textId="46708AA3" w:rsidR="00E07996" w:rsidRPr="005A4184" w:rsidRDefault="00E07996" w:rsidP="00E07996">
      <w:pPr>
        <w:rPr>
          <w:rFonts w:ascii="Segoe UI Emoji" w:eastAsia="Segoe UI Emoji" w:hAnsi="Segoe UI Emoji" w:cs="Segoe UI Emoji"/>
          <w:color w:val="002060"/>
          <w:rPrChange w:id="287" w:author="Nicolas MIRAULT" w:date="2021-08-29T20:06:00Z">
            <w:rPr>
              <w:rFonts w:ascii="Segoe UI Emoji" w:eastAsia="Segoe UI Emoji" w:hAnsi="Segoe UI Emoji" w:cs="Segoe UI Emoji"/>
              <w:color w:val="002060"/>
            </w:rPr>
          </w:rPrChange>
        </w:rPr>
      </w:pPr>
      <w:r w:rsidRPr="005A4184">
        <w:rPr>
          <w:rFonts w:ascii="Segoe UI Emoji" w:eastAsia="Segoe UI Emoji" w:hAnsi="Segoe UI Emoji" w:cs="Segoe UI Emoji"/>
          <w:color w:val="002060"/>
          <w:rPrChange w:id="288" w:author="Nicolas MIRAULT" w:date="2021-08-29T20:06:00Z">
            <w:rPr>
              <w:rFonts w:ascii="Segoe UI Emoji" w:eastAsia="Segoe UI Emoji" w:hAnsi="Segoe UI Emoji" w:cs="Segoe UI Emoji"/>
              <w:color w:val="002060"/>
            </w:rPr>
          </w:rPrChange>
        </w:rPr>
        <w:t xml:space="preserve">La compétition nous impose moteur électrique. </w:t>
      </w:r>
    </w:p>
    <w:p w14:paraId="66835712" w14:textId="5BCFC56B" w:rsidR="00E07996" w:rsidRPr="005A4184" w:rsidRDefault="00E07996" w:rsidP="00E07996">
      <w:pPr>
        <w:rPr>
          <w:rFonts w:ascii="Segoe UI Emoji" w:eastAsia="Segoe UI Emoji" w:hAnsi="Segoe UI Emoji" w:cs="Segoe UI Emoji"/>
          <w:color w:val="002060"/>
          <w:rPrChange w:id="289" w:author="Nicolas MIRAULT" w:date="2021-08-29T20:06:00Z">
            <w:rPr>
              <w:rFonts w:ascii="Segoe UI Emoji" w:eastAsia="Segoe UI Emoji" w:hAnsi="Segoe UI Emoji" w:cs="Segoe UI Emoji"/>
              <w:color w:val="002060"/>
            </w:rPr>
          </w:rPrChange>
        </w:rPr>
      </w:pPr>
    </w:p>
    <w:p w14:paraId="4CD585B1" w14:textId="6FE0A5A1" w:rsidR="00E07996" w:rsidRPr="005A4184" w:rsidRDefault="00E07996" w:rsidP="00E07996">
      <w:pPr>
        <w:rPr>
          <w:rFonts w:ascii="Segoe UI Emoji" w:eastAsia="Segoe UI Emoji" w:hAnsi="Segoe UI Emoji" w:cs="Segoe UI Emoji"/>
          <w:color w:val="002060"/>
          <w:rPrChange w:id="290" w:author="Nicolas MIRAULT" w:date="2021-08-29T20:06:00Z">
            <w:rPr>
              <w:rFonts w:ascii="Segoe UI Emoji" w:eastAsia="Segoe UI Emoji" w:hAnsi="Segoe UI Emoji" w:cs="Segoe UI Emoji"/>
              <w:color w:val="002060"/>
            </w:rPr>
          </w:rPrChange>
        </w:rPr>
      </w:pPr>
      <w:r w:rsidRPr="005A4184">
        <w:rPr>
          <w:rFonts w:ascii="Segoe UI Emoji" w:eastAsia="Segoe UI Emoji" w:hAnsi="Segoe UI Emoji" w:cs="Segoe UI Emoji"/>
          <w:color w:val="002060"/>
          <w:rPrChange w:id="291" w:author="Nicolas MIRAULT" w:date="2021-08-29T20:06:00Z">
            <w:rPr>
              <w:rFonts w:ascii="Segoe UI Emoji" w:eastAsia="Segoe UI Emoji" w:hAnsi="Segoe UI Emoji" w:cs="Segoe UI Emoji"/>
              <w:color w:val="002060"/>
            </w:rPr>
          </w:rPrChange>
        </w:rPr>
        <w:t xml:space="preserve">Sur ce châssis à motoriser, application d’une plaque support sur laquelle l’électronique est installée (proc, </w:t>
      </w:r>
      <w:proofErr w:type="spellStart"/>
      <w:r w:rsidRPr="005A4184">
        <w:rPr>
          <w:rFonts w:ascii="Segoe UI Emoji" w:eastAsia="Segoe UI Emoji" w:hAnsi="Segoe UI Emoji" w:cs="Segoe UI Emoji"/>
          <w:color w:val="002060"/>
          <w:rPrChange w:id="292" w:author="Nicolas MIRAULT" w:date="2021-08-29T20:06:00Z">
            <w:rPr>
              <w:rFonts w:ascii="Segoe UI Emoji" w:eastAsia="Segoe UI Emoji" w:hAnsi="Segoe UI Emoji" w:cs="Segoe UI Emoji"/>
              <w:color w:val="002060"/>
            </w:rPr>
          </w:rPrChange>
        </w:rPr>
        <w:t>miniLidars</w:t>
      </w:r>
      <w:proofErr w:type="spellEnd"/>
      <w:r w:rsidRPr="005A4184">
        <w:rPr>
          <w:rFonts w:ascii="Segoe UI Emoji" w:eastAsia="Segoe UI Emoji" w:hAnsi="Segoe UI Emoji" w:cs="Segoe UI Emoji"/>
          <w:color w:val="002060"/>
          <w:rPrChange w:id="293" w:author="Nicolas MIRAULT" w:date="2021-08-29T20:06:00Z">
            <w:rPr>
              <w:rFonts w:ascii="Segoe UI Emoji" w:eastAsia="Segoe UI Emoji" w:hAnsi="Segoe UI Emoji" w:cs="Segoe UI Emoji"/>
              <w:color w:val="002060"/>
            </w:rPr>
          </w:rPrChange>
        </w:rPr>
        <w:t xml:space="preserve">, gyro, boutons, </w:t>
      </w:r>
      <w:proofErr w:type="spellStart"/>
      <w:r w:rsidRPr="005A4184">
        <w:rPr>
          <w:rFonts w:ascii="Segoe UI Emoji" w:eastAsia="Segoe UI Emoji" w:hAnsi="Segoe UI Emoji" w:cs="Segoe UI Emoji"/>
          <w:color w:val="002060"/>
          <w:rPrChange w:id="294" w:author="Nicolas MIRAULT" w:date="2021-08-29T20:06:00Z">
            <w:rPr>
              <w:rFonts w:ascii="Segoe UI Emoji" w:eastAsia="Segoe UI Emoji" w:hAnsi="Segoe UI Emoji" w:cs="Segoe UI Emoji"/>
              <w:color w:val="002060"/>
            </w:rPr>
          </w:rPrChange>
        </w:rPr>
        <w:t>leds</w:t>
      </w:r>
      <w:proofErr w:type="spellEnd"/>
      <w:r w:rsidRPr="005A4184">
        <w:rPr>
          <w:rFonts w:ascii="Segoe UI Emoji" w:eastAsia="Segoe UI Emoji" w:hAnsi="Segoe UI Emoji" w:cs="Segoe UI Emoji"/>
          <w:color w:val="002060"/>
          <w:rPrChange w:id="295" w:author="Nicolas MIRAULT" w:date="2021-08-29T20:06:00Z">
            <w:rPr>
              <w:rFonts w:ascii="Segoe UI Emoji" w:eastAsia="Segoe UI Emoji" w:hAnsi="Segoe UI Emoji" w:cs="Segoe UI Emoji"/>
              <w:color w:val="002060"/>
            </w:rPr>
          </w:rPrChange>
        </w:rPr>
        <w:t xml:space="preserve">, moyens de com pour mise au point …). </w:t>
      </w:r>
    </w:p>
    <w:p w14:paraId="183F0C99" w14:textId="5E26B973" w:rsidR="00E07996" w:rsidRPr="005A4184" w:rsidRDefault="00E07996" w:rsidP="00E07996">
      <w:pPr>
        <w:rPr>
          <w:rFonts w:ascii="Segoe UI Emoji" w:eastAsia="Segoe UI Emoji" w:hAnsi="Segoe UI Emoji" w:cs="Segoe UI Emoji"/>
          <w:color w:val="002060"/>
          <w:rPrChange w:id="296" w:author="Nicolas MIRAULT" w:date="2021-08-29T20:06:00Z">
            <w:rPr>
              <w:rFonts w:ascii="Segoe UI Emoji" w:eastAsia="Segoe UI Emoji" w:hAnsi="Segoe UI Emoji" w:cs="Segoe UI Emoji"/>
              <w:color w:val="002060"/>
            </w:rPr>
          </w:rPrChange>
        </w:rPr>
      </w:pPr>
      <w:r w:rsidRPr="005A4184">
        <w:rPr>
          <w:rFonts w:ascii="Segoe UI Emoji" w:eastAsia="Segoe UI Emoji" w:hAnsi="Segoe UI Emoji" w:cs="Segoe UI Emoji"/>
          <w:color w:val="002060"/>
          <w:rPrChange w:id="297" w:author="Nicolas MIRAULT" w:date="2021-08-29T20:06:00Z">
            <w:rPr>
              <w:rFonts w:ascii="Segoe UI Emoji" w:eastAsia="Segoe UI Emoji" w:hAnsi="Segoe UI Emoji" w:cs="Segoe UI Emoji"/>
              <w:color w:val="002060"/>
            </w:rPr>
          </w:rPrChange>
        </w:rPr>
        <w:t>L’idée est de ne pas embarquée d’IA, donc le proc sera simplement type STM32 ou équivalent.</w:t>
      </w:r>
    </w:p>
    <w:p w14:paraId="0EA56B37" w14:textId="77777777" w:rsidR="00E07996" w:rsidRPr="005A4184" w:rsidRDefault="00E07996" w:rsidP="00E07996">
      <w:pPr>
        <w:rPr>
          <w:rFonts w:ascii="Segoe UI Emoji" w:eastAsia="Segoe UI Emoji" w:hAnsi="Segoe UI Emoji" w:cs="Segoe UI Emoji"/>
          <w:color w:val="002060"/>
          <w:rPrChange w:id="298" w:author="Nicolas MIRAULT" w:date="2021-08-29T20:06:00Z">
            <w:rPr>
              <w:rFonts w:ascii="Segoe UI Emoji" w:eastAsia="Segoe UI Emoji" w:hAnsi="Segoe UI Emoji" w:cs="Segoe UI Emoji"/>
              <w:color w:val="002060"/>
            </w:rPr>
          </w:rPrChange>
        </w:rPr>
      </w:pPr>
    </w:p>
    <w:p w14:paraId="2A55CD0C" w14:textId="3A636936" w:rsidR="00E07996" w:rsidRPr="005A4184" w:rsidRDefault="00E07996" w:rsidP="00E07996">
      <w:pPr>
        <w:rPr>
          <w:rFonts w:ascii="Segoe UI Emoji" w:eastAsia="Segoe UI Emoji" w:hAnsi="Segoe UI Emoji" w:cs="Segoe UI Emoji"/>
          <w:color w:val="002060"/>
          <w:rPrChange w:id="299" w:author="Nicolas MIRAULT" w:date="2021-08-29T20:06:00Z">
            <w:rPr>
              <w:rFonts w:ascii="Segoe UI Emoji" w:eastAsia="Segoe UI Emoji" w:hAnsi="Segoe UI Emoji" w:cs="Segoe UI Emoji"/>
              <w:color w:val="002060"/>
            </w:rPr>
          </w:rPrChange>
        </w:rPr>
      </w:pPr>
      <w:r w:rsidRPr="005A4184">
        <w:rPr>
          <w:rFonts w:ascii="Segoe UI Emoji" w:eastAsia="Segoe UI Emoji" w:hAnsi="Segoe UI Emoji" w:cs="Segoe UI Emoji"/>
          <w:color w:val="002060"/>
          <w:rPrChange w:id="300" w:author="Nicolas MIRAULT" w:date="2021-08-29T20:06:00Z">
            <w:rPr>
              <w:rFonts w:ascii="Segoe UI Emoji" w:eastAsia="Segoe UI Emoji" w:hAnsi="Segoe UI Emoji" w:cs="Segoe UI Emoji"/>
              <w:color w:val="002060"/>
            </w:rPr>
          </w:rPrChange>
        </w:rPr>
        <w:t>Suivant l’avancement du projet, nous pourrions :</w:t>
      </w:r>
    </w:p>
    <w:p w14:paraId="657119FF" w14:textId="20EFD9BB" w:rsidR="00E07996" w:rsidRPr="005A4184" w:rsidRDefault="00E07996" w:rsidP="00E07996">
      <w:pPr>
        <w:rPr>
          <w:rFonts w:ascii="Segoe UI Emoji" w:eastAsia="Segoe UI Emoji" w:hAnsi="Segoe UI Emoji" w:cs="Segoe UI Emoji"/>
          <w:color w:val="002060"/>
          <w:rPrChange w:id="301" w:author="Nicolas MIRAULT" w:date="2021-08-29T20:06:00Z">
            <w:rPr>
              <w:rFonts w:ascii="Segoe UI Emoji" w:eastAsia="Segoe UI Emoji" w:hAnsi="Segoe UI Emoji" w:cs="Segoe UI Emoji"/>
              <w:color w:val="002060"/>
            </w:rPr>
          </w:rPrChange>
        </w:rPr>
      </w:pPr>
      <w:r w:rsidRPr="005A4184">
        <w:rPr>
          <w:rFonts w:ascii="Segoe UI Emoji" w:eastAsia="Segoe UI Emoji" w:hAnsi="Segoe UI Emoji" w:cs="Segoe UI Emoji"/>
          <w:color w:val="002060"/>
          <w:rPrChange w:id="302" w:author="Nicolas MIRAULT" w:date="2021-08-29T20:06:00Z">
            <w:rPr>
              <w:rFonts w:ascii="Segoe UI Emoji" w:eastAsia="Segoe UI Emoji" w:hAnsi="Segoe UI Emoji" w:cs="Segoe UI Emoji"/>
              <w:color w:val="002060"/>
            </w:rPr>
          </w:rPrChange>
        </w:rPr>
        <w:t>- imaginer une carrosserie personnalisée,</w:t>
      </w:r>
    </w:p>
    <w:p w14:paraId="2C80990D" w14:textId="0D63DCDB" w:rsidR="00E07996" w:rsidRPr="005A4184" w:rsidRDefault="00E07996" w:rsidP="00E07996">
      <w:pPr>
        <w:rPr>
          <w:rFonts w:ascii="Segoe UI Emoji" w:eastAsia="Segoe UI Emoji" w:hAnsi="Segoe UI Emoji" w:cs="Segoe UI Emoji"/>
          <w:color w:val="002060"/>
          <w:rPrChange w:id="303" w:author="Nicolas MIRAULT" w:date="2021-08-29T20:06:00Z">
            <w:rPr>
              <w:rFonts w:ascii="Segoe UI Emoji" w:eastAsia="Segoe UI Emoji" w:hAnsi="Segoe UI Emoji" w:cs="Segoe UI Emoji"/>
              <w:color w:val="002060"/>
            </w:rPr>
          </w:rPrChange>
        </w:rPr>
      </w:pPr>
      <w:r w:rsidRPr="005A4184">
        <w:rPr>
          <w:rFonts w:ascii="Segoe UI Emoji" w:eastAsia="Segoe UI Emoji" w:hAnsi="Segoe UI Emoji" w:cs="Segoe UI Emoji"/>
          <w:color w:val="002060"/>
          <w:rPrChange w:id="304" w:author="Nicolas MIRAULT" w:date="2021-08-29T20:06:00Z">
            <w:rPr>
              <w:rFonts w:ascii="Segoe UI Emoji" w:eastAsia="Segoe UI Emoji" w:hAnsi="Segoe UI Emoji" w:cs="Segoe UI Emoji"/>
              <w:color w:val="002060"/>
            </w:rPr>
          </w:rPrChange>
        </w:rPr>
        <w:t>- faire une version du robot avec lidar à l’avant pour participer à la catégorie DLVV.</w:t>
      </w:r>
    </w:p>
    <w:p w14:paraId="76C9E755" w14:textId="3708BE16" w:rsidR="00E07996" w:rsidRPr="005A4184" w:rsidRDefault="00E07996" w:rsidP="00E07996">
      <w:pPr>
        <w:rPr>
          <w:rFonts w:ascii="Segoe UI Emoji" w:eastAsia="Segoe UI Emoji" w:hAnsi="Segoe UI Emoji" w:cs="Segoe UI Emoji"/>
          <w:color w:val="002060"/>
          <w:rPrChange w:id="305" w:author="Nicolas MIRAULT" w:date="2021-08-29T20:06:00Z">
            <w:rPr>
              <w:rFonts w:ascii="Segoe UI Emoji" w:eastAsia="Segoe UI Emoji" w:hAnsi="Segoe UI Emoji" w:cs="Segoe UI Emoji"/>
              <w:color w:val="002060"/>
            </w:rPr>
          </w:rPrChange>
        </w:rPr>
      </w:pPr>
      <w:r w:rsidRPr="005A4184">
        <w:rPr>
          <w:rFonts w:ascii="Segoe UI Emoji" w:eastAsia="Segoe UI Emoji" w:hAnsi="Segoe UI Emoji" w:cs="Segoe UI Emoji"/>
          <w:color w:val="002060"/>
          <w:rPrChange w:id="306" w:author="Nicolas MIRAULT" w:date="2021-08-29T20:06:00Z">
            <w:rPr>
              <w:rFonts w:ascii="Segoe UI Emoji" w:eastAsia="Segoe UI Emoji" w:hAnsi="Segoe UI Emoji" w:cs="Segoe UI Emoji"/>
              <w:color w:val="002060"/>
            </w:rPr>
          </w:rPrChange>
        </w:rPr>
        <w:t xml:space="preserve"> </w:t>
      </w:r>
    </w:p>
    <w:p w14:paraId="788FA771" w14:textId="7B0183D6" w:rsidR="00127C95" w:rsidRPr="005A4184" w:rsidRDefault="00127C95">
      <w:pPr>
        <w:spacing w:before="0" w:after="0" w:line="240" w:lineRule="auto"/>
        <w:jc w:val="left"/>
        <w:rPr>
          <w:rFonts w:ascii="Segoe UI Emoji" w:eastAsia="Segoe UI Emoji" w:hAnsi="Segoe UI Emoji" w:cs="Segoe UI Emoji"/>
          <w:color w:val="002060"/>
          <w:rPrChange w:id="307" w:author="Nicolas MIRAULT" w:date="2021-08-29T20:06:00Z">
            <w:rPr>
              <w:rFonts w:ascii="Segoe UI Emoji" w:eastAsia="Segoe UI Emoji" w:hAnsi="Segoe UI Emoji" w:cs="Segoe UI Emoji"/>
              <w:color w:val="002060"/>
            </w:rPr>
          </w:rPrChange>
        </w:rPr>
      </w:pPr>
      <w:r w:rsidRPr="005A4184">
        <w:rPr>
          <w:rFonts w:ascii="Segoe UI Emoji" w:eastAsia="Segoe UI Emoji" w:hAnsi="Segoe UI Emoji" w:cs="Segoe UI Emoji"/>
          <w:color w:val="002060"/>
          <w:rPrChange w:id="308" w:author="Nicolas MIRAULT" w:date="2021-08-29T20:06:00Z">
            <w:rPr>
              <w:rFonts w:ascii="Segoe UI Emoji" w:eastAsia="Segoe UI Emoji" w:hAnsi="Segoe UI Emoji" w:cs="Segoe UI Emoji"/>
              <w:color w:val="002060"/>
            </w:rPr>
          </w:rPrChange>
        </w:rPr>
        <w:br w:type="page"/>
      </w:r>
    </w:p>
    <w:p w14:paraId="042B91DF" w14:textId="1DBDEED1" w:rsidR="00E07996" w:rsidRPr="005A4184" w:rsidRDefault="00127C95" w:rsidP="00127C95">
      <w:pPr>
        <w:pStyle w:val="Titre1"/>
        <w:rPr>
          <w:lang w:val="fr-FR"/>
          <w:rPrChange w:id="309" w:author="Nicolas MIRAULT" w:date="2021-08-29T20:06:00Z">
            <w:rPr>
              <w:lang w:val="fr-FR"/>
            </w:rPr>
          </w:rPrChange>
        </w:rPr>
      </w:pPr>
      <w:bookmarkStart w:id="310" w:name="_Toc80024056"/>
      <w:r w:rsidRPr="005A4184">
        <w:rPr>
          <w:lang w:val="fr-FR"/>
          <w:rPrChange w:id="311" w:author="Nicolas MIRAULT" w:date="2021-08-29T20:06:00Z">
            <w:rPr>
              <w:lang w:val="fr-FR"/>
            </w:rPr>
          </w:rPrChange>
        </w:rPr>
        <w:lastRenderedPageBreak/>
        <w:t>C</w:t>
      </w:r>
      <w:r w:rsidR="007356E7" w:rsidRPr="005A4184">
        <w:rPr>
          <w:lang w:val="fr-FR"/>
          <w:rPrChange w:id="312" w:author="Nicolas MIRAULT" w:date="2021-08-29T20:06:00Z">
            <w:rPr>
              <w:lang w:val="fr-FR"/>
            </w:rPr>
          </w:rPrChange>
        </w:rPr>
        <w:t>o</w:t>
      </w:r>
      <w:r w:rsidRPr="005A4184">
        <w:rPr>
          <w:lang w:val="fr-FR"/>
          <w:rPrChange w:id="313" w:author="Nicolas MIRAULT" w:date="2021-08-29T20:06:00Z">
            <w:rPr>
              <w:lang w:val="fr-FR"/>
            </w:rPr>
          </w:rPrChange>
        </w:rPr>
        <w:t>nception détaillée</w:t>
      </w:r>
      <w:bookmarkEnd w:id="310"/>
    </w:p>
    <w:p w14:paraId="23FDB437" w14:textId="77777777" w:rsidR="00127C95" w:rsidRPr="005A4184" w:rsidRDefault="00127C95" w:rsidP="00127C95">
      <w:pPr>
        <w:rPr>
          <w:rFonts w:ascii="Segoe UI Emoji" w:eastAsia="Segoe UI Emoji" w:hAnsi="Segoe UI Emoji" w:cs="Segoe UI Emoji"/>
          <w:color w:val="002060"/>
          <w:rPrChange w:id="314" w:author="Nicolas MIRAULT" w:date="2021-08-29T20:06:00Z">
            <w:rPr>
              <w:rFonts w:ascii="Segoe UI Emoji" w:eastAsia="Segoe UI Emoji" w:hAnsi="Segoe UI Emoji" w:cs="Segoe UI Emoji"/>
              <w:color w:val="002060"/>
            </w:rPr>
          </w:rPrChange>
        </w:rPr>
      </w:pPr>
      <w:r w:rsidRPr="005A4184">
        <w:rPr>
          <w:rFonts w:ascii="Segoe UI Emoji" w:eastAsia="Segoe UI Emoji" w:hAnsi="Segoe UI Emoji" w:cs="Segoe UI Emoji"/>
          <w:color w:val="002060"/>
          <w:rPrChange w:id="315" w:author="Nicolas MIRAULT" w:date="2021-08-29T20:06:00Z">
            <w:rPr>
              <w:rFonts w:ascii="Segoe UI Emoji" w:eastAsia="Segoe UI Emoji" w:hAnsi="Segoe UI Emoji" w:cs="Segoe UI Emoji"/>
              <w:color w:val="002060"/>
            </w:rPr>
          </w:rPrChange>
        </w:rPr>
        <w:t xml:space="preserve">Afin de mener le projet à terme et de permettre à chacun de participer sur une partie seulement </w:t>
      </w:r>
      <w:proofErr w:type="gramStart"/>
      <w:r w:rsidRPr="005A4184">
        <w:rPr>
          <w:rFonts w:ascii="Segoe UI Emoji" w:eastAsia="Segoe UI Emoji" w:hAnsi="Segoe UI Emoji" w:cs="Segoe UI Emoji"/>
          <w:color w:val="002060"/>
          <w:rPrChange w:id="316" w:author="Nicolas MIRAULT" w:date="2021-08-29T20:06:00Z">
            <w:rPr>
              <w:rFonts w:ascii="Segoe UI Emoji" w:eastAsia="Segoe UI Emoji" w:hAnsi="Segoe UI Emoji" w:cs="Segoe UI Emoji"/>
              <w:color w:val="002060"/>
            </w:rPr>
          </w:rPrChange>
        </w:rPr>
        <w:t>si il</w:t>
      </w:r>
      <w:proofErr w:type="gramEnd"/>
      <w:r w:rsidRPr="005A4184">
        <w:rPr>
          <w:rFonts w:ascii="Segoe UI Emoji" w:eastAsia="Segoe UI Emoji" w:hAnsi="Segoe UI Emoji" w:cs="Segoe UI Emoji"/>
          <w:color w:val="002060"/>
          <w:rPrChange w:id="317" w:author="Nicolas MIRAULT" w:date="2021-08-29T20:06:00Z">
            <w:rPr>
              <w:rFonts w:ascii="Segoe UI Emoji" w:eastAsia="Segoe UI Emoji" w:hAnsi="Segoe UI Emoji" w:cs="Segoe UI Emoji"/>
              <w:color w:val="002060"/>
            </w:rPr>
          </w:rPrChange>
        </w:rPr>
        <w:t xml:space="preserve"> le souhaite, la conception est découpée par bloc. </w:t>
      </w:r>
    </w:p>
    <w:p w14:paraId="6DA3EC7D" w14:textId="77777777" w:rsidR="00127C95" w:rsidRPr="005A4184" w:rsidRDefault="00127C95" w:rsidP="00127C95">
      <w:pPr>
        <w:rPr>
          <w:rFonts w:ascii="Segoe UI Emoji" w:eastAsia="Segoe UI Emoji" w:hAnsi="Segoe UI Emoji" w:cs="Segoe UI Emoji"/>
          <w:color w:val="002060"/>
          <w:rPrChange w:id="318" w:author="Nicolas MIRAULT" w:date="2021-08-29T20:06:00Z">
            <w:rPr>
              <w:rFonts w:ascii="Segoe UI Emoji" w:eastAsia="Segoe UI Emoji" w:hAnsi="Segoe UI Emoji" w:cs="Segoe UI Emoji"/>
              <w:color w:val="002060"/>
            </w:rPr>
          </w:rPrChange>
        </w:rPr>
      </w:pPr>
    </w:p>
    <w:p w14:paraId="55D1683C" w14:textId="25E5255E" w:rsidR="00127C95" w:rsidRPr="005A4184" w:rsidRDefault="00127C95" w:rsidP="00127C95">
      <w:pPr>
        <w:pStyle w:val="Titre2"/>
        <w:rPr>
          <w:rFonts w:eastAsia="Segoe UI Emoji"/>
          <w:lang w:val="fr-FR"/>
          <w:rPrChange w:id="319" w:author="Nicolas MIRAULT" w:date="2021-08-29T20:06:00Z">
            <w:rPr>
              <w:rFonts w:eastAsia="Segoe UI Emoji"/>
              <w:lang w:val="fr-FR"/>
            </w:rPr>
          </w:rPrChange>
        </w:rPr>
      </w:pPr>
      <w:bookmarkStart w:id="320" w:name="_Toc80024057"/>
      <w:r w:rsidRPr="005A4184">
        <w:rPr>
          <w:rFonts w:eastAsia="Segoe UI Emoji"/>
          <w:lang w:val="fr-FR"/>
          <w:rPrChange w:id="321" w:author="Nicolas MIRAULT" w:date="2021-08-29T20:06:00Z">
            <w:rPr>
              <w:rFonts w:eastAsia="Segoe UI Emoji"/>
              <w:lang w:val="fr-FR"/>
            </w:rPr>
          </w:rPrChange>
        </w:rPr>
        <w:t>Le châssis roulant</w:t>
      </w:r>
      <w:bookmarkEnd w:id="320"/>
    </w:p>
    <w:p w14:paraId="62D74929" w14:textId="781E84B4" w:rsidR="00127C95" w:rsidRPr="005A4184" w:rsidRDefault="00127C95" w:rsidP="00127C95">
      <w:pPr>
        <w:rPr>
          <w:lang w:eastAsia="ja-JP"/>
          <w:rPrChange w:id="322" w:author="Nicolas MIRAULT" w:date="2021-08-29T20:06:00Z">
            <w:rPr>
              <w:lang w:eastAsia="ja-JP"/>
            </w:rPr>
          </w:rPrChange>
        </w:rPr>
      </w:pPr>
    </w:p>
    <w:p w14:paraId="45D5F34A" w14:textId="26242411" w:rsidR="00127C95" w:rsidRPr="005A4184" w:rsidRDefault="00127C95" w:rsidP="00127C95">
      <w:pPr>
        <w:rPr>
          <w:rFonts w:ascii="Segoe UI Emoji" w:eastAsia="Segoe UI Emoji" w:hAnsi="Segoe UI Emoji" w:cs="Segoe UI Emoji"/>
          <w:color w:val="002060"/>
          <w:rPrChange w:id="323" w:author="Nicolas MIRAULT" w:date="2021-08-29T20:06:00Z">
            <w:rPr>
              <w:rFonts w:ascii="Segoe UI Emoji" w:eastAsia="Segoe UI Emoji" w:hAnsi="Segoe UI Emoji" w:cs="Segoe UI Emoji"/>
              <w:color w:val="002060"/>
            </w:rPr>
          </w:rPrChange>
        </w:rPr>
      </w:pPr>
      <w:r w:rsidRPr="005A4184">
        <w:rPr>
          <w:rFonts w:ascii="Segoe UI Emoji" w:eastAsia="Segoe UI Emoji" w:hAnsi="Segoe UI Emoji" w:cs="Segoe UI Emoji"/>
          <w:color w:val="002060"/>
          <w:rPrChange w:id="324" w:author="Nicolas MIRAULT" w:date="2021-08-29T20:06:00Z">
            <w:rPr>
              <w:rFonts w:ascii="Segoe UI Emoji" w:eastAsia="Segoe UI Emoji" w:hAnsi="Segoe UI Emoji" w:cs="Segoe UI Emoji"/>
              <w:color w:val="002060"/>
            </w:rPr>
          </w:rPrChange>
        </w:rPr>
        <w:t>Le châssis 1/10</w:t>
      </w:r>
      <w:r w:rsidRPr="005A4184">
        <w:rPr>
          <w:rFonts w:ascii="Segoe UI Emoji" w:eastAsia="Segoe UI Emoji" w:hAnsi="Segoe UI Emoji" w:cs="Segoe UI Emoji"/>
          <w:color w:val="002060"/>
          <w:vertAlign w:val="superscript"/>
          <w:rPrChange w:id="325" w:author="Nicolas MIRAULT" w:date="2021-08-29T20:06:00Z">
            <w:rPr>
              <w:rFonts w:ascii="Segoe UI Emoji" w:eastAsia="Segoe UI Emoji" w:hAnsi="Segoe UI Emoji" w:cs="Segoe UI Emoji"/>
              <w:color w:val="002060"/>
              <w:vertAlign w:val="superscript"/>
            </w:rPr>
          </w:rPrChange>
        </w:rPr>
        <w:t>ième</w:t>
      </w:r>
      <w:r w:rsidRPr="005A4184">
        <w:rPr>
          <w:rFonts w:ascii="Segoe UI Emoji" w:eastAsia="Segoe UI Emoji" w:hAnsi="Segoe UI Emoji" w:cs="Segoe UI Emoji"/>
          <w:color w:val="002060"/>
          <w:rPrChange w:id="326" w:author="Nicolas MIRAULT" w:date="2021-08-29T20:06:00Z">
            <w:rPr>
              <w:rFonts w:ascii="Segoe UI Emoji" w:eastAsia="Segoe UI Emoji" w:hAnsi="Segoe UI Emoji" w:cs="Segoe UI Emoji"/>
              <w:color w:val="002060"/>
            </w:rPr>
          </w:rPrChange>
        </w:rPr>
        <w:t xml:space="preserve"> doit permettre d’atteindre 10m/s sur un circuit comme présenté en introduction de la compétition.  </w:t>
      </w:r>
    </w:p>
    <w:p w14:paraId="7E804595" w14:textId="4486C672" w:rsidR="0030227E" w:rsidRPr="005A4184" w:rsidRDefault="0030227E" w:rsidP="00127C95">
      <w:pPr>
        <w:rPr>
          <w:rFonts w:ascii="Segoe UI Emoji" w:eastAsia="Segoe UI Emoji" w:hAnsi="Segoe UI Emoji" w:cs="Segoe UI Emoji"/>
          <w:color w:val="002060"/>
          <w:rPrChange w:id="327" w:author="Nicolas MIRAULT" w:date="2021-08-29T20:06:00Z">
            <w:rPr>
              <w:rFonts w:ascii="Segoe UI Emoji" w:eastAsia="Segoe UI Emoji" w:hAnsi="Segoe UI Emoji" w:cs="Segoe UI Emoji"/>
              <w:color w:val="002060"/>
            </w:rPr>
          </w:rPrChange>
        </w:rPr>
      </w:pPr>
      <w:r w:rsidRPr="005A4184">
        <w:rPr>
          <w:rFonts w:ascii="Segoe UI Emoji" w:eastAsia="Segoe UI Emoji" w:hAnsi="Segoe UI Emoji" w:cs="Segoe UI Emoji"/>
          <w:color w:val="002060"/>
          <w:rPrChange w:id="328" w:author="Nicolas MIRAULT" w:date="2021-08-29T20:06:00Z">
            <w:rPr>
              <w:rFonts w:ascii="Segoe UI Emoji" w:eastAsia="Segoe UI Emoji" w:hAnsi="Segoe UI Emoji" w:cs="Segoe UI Emoji"/>
              <w:color w:val="002060"/>
            </w:rPr>
          </w:rPrChange>
        </w:rPr>
        <w:t>Il comprend principalement la mécanique, la motorisation, une transmission 4x4, le pack batterie, un capteur de vitesse, idéalement un capteur de direction.</w:t>
      </w:r>
    </w:p>
    <w:p w14:paraId="4406FBD9" w14:textId="4F19DD22" w:rsidR="00127C95" w:rsidRPr="005A4184" w:rsidRDefault="0030227E" w:rsidP="00127C95">
      <w:pPr>
        <w:rPr>
          <w:rFonts w:ascii="Segoe UI Emoji" w:eastAsia="Segoe UI Emoji" w:hAnsi="Segoe UI Emoji" w:cs="Segoe UI Emoji"/>
          <w:color w:val="002060"/>
          <w:rPrChange w:id="329" w:author="Nicolas MIRAULT" w:date="2021-08-29T20:06:00Z">
            <w:rPr>
              <w:rFonts w:ascii="Segoe UI Emoji" w:eastAsia="Segoe UI Emoji" w:hAnsi="Segoe UI Emoji" w:cs="Segoe UI Emoji"/>
              <w:color w:val="002060"/>
            </w:rPr>
          </w:rPrChange>
        </w:rPr>
      </w:pPr>
      <w:r w:rsidRPr="005A4184">
        <w:rPr>
          <w:rFonts w:ascii="Segoe UI Emoji" w:eastAsia="Segoe UI Emoji" w:hAnsi="Segoe UI Emoji" w:cs="Segoe UI Emoji"/>
          <w:color w:val="002060"/>
          <w:rPrChange w:id="330" w:author="Nicolas MIRAULT" w:date="2021-08-29T20:06:00Z">
            <w:rPr>
              <w:rFonts w:ascii="Segoe UI Emoji" w:eastAsia="Segoe UI Emoji" w:hAnsi="Segoe UI Emoji" w:cs="Segoe UI Emoji"/>
              <w:color w:val="002060"/>
            </w:rPr>
          </w:rPrChange>
        </w:rPr>
        <w:t>La</w:t>
      </w:r>
      <w:r w:rsidR="00127C95" w:rsidRPr="005A4184">
        <w:rPr>
          <w:rFonts w:ascii="Segoe UI Emoji" w:eastAsia="Segoe UI Emoji" w:hAnsi="Segoe UI Emoji" w:cs="Segoe UI Emoji"/>
          <w:color w:val="002060"/>
          <w:rPrChange w:id="331" w:author="Nicolas MIRAULT" w:date="2021-08-29T20:06:00Z">
            <w:rPr>
              <w:rFonts w:ascii="Segoe UI Emoji" w:eastAsia="Segoe UI Emoji" w:hAnsi="Segoe UI Emoji" w:cs="Segoe UI Emoji"/>
              <w:color w:val="002060"/>
            </w:rPr>
          </w:rPrChange>
        </w:rPr>
        <w:t xml:space="preserve"> motorisation pilotable </w:t>
      </w:r>
      <w:r w:rsidRPr="005A4184">
        <w:rPr>
          <w:rFonts w:ascii="Segoe UI Emoji" w:eastAsia="Segoe UI Emoji" w:hAnsi="Segoe UI Emoji" w:cs="Segoe UI Emoji"/>
          <w:color w:val="002060"/>
          <w:rPrChange w:id="332" w:author="Nicolas MIRAULT" w:date="2021-08-29T20:06:00Z">
            <w:rPr>
              <w:rFonts w:ascii="Segoe UI Emoji" w:eastAsia="Segoe UI Emoji" w:hAnsi="Segoe UI Emoji" w:cs="Segoe UI Emoji"/>
              <w:color w:val="002060"/>
            </w:rPr>
          </w:rPrChange>
        </w:rPr>
        <w:t>est pilotable par</w:t>
      </w:r>
      <w:r w:rsidR="00127C95" w:rsidRPr="005A4184">
        <w:rPr>
          <w:rFonts w:ascii="Segoe UI Emoji" w:eastAsia="Segoe UI Emoji" w:hAnsi="Segoe UI Emoji" w:cs="Segoe UI Emoji"/>
          <w:color w:val="002060"/>
          <w:rPrChange w:id="333" w:author="Nicolas MIRAULT" w:date="2021-08-29T20:06:00Z">
            <w:rPr>
              <w:rFonts w:ascii="Segoe UI Emoji" w:eastAsia="Segoe UI Emoji" w:hAnsi="Segoe UI Emoji" w:cs="Segoe UI Emoji"/>
              <w:color w:val="002060"/>
            </w:rPr>
          </w:rPrChange>
        </w:rPr>
        <w:t xml:space="preserve"> PWM (ou équivalent) afin de permettre au calculateur de modifier la commande de vitesse rapidement </w:t>
      </w:r>
      <w:r w:rsidRPr="005A4184">
        <w:rPr>
          <w:rFonts w:ascii="Segoe UI Emoji" w:eastAsia="Segoe UI Emoji" w:hAnsi="Segoe UI Emoji" w:cs="Segoe UI Emoji"/>
          <w:color w:val="002060"/>
          <w:rPrChange w:id="334" w:author="Nicolas MIRAULT" w:date="2021-08-29T20:06:00Z">
            <w:rPr>
              <w:rFonts w:ascii="Segoe UI Emoji" w:eastAsia="Segoe UI Emoji" w:hAnsi="Segoe UI Emoji" w:cs="Segoe UI Emoji"/>
              <w:color w:val="002060"/>
            </w:rPr>
          </w:rPrChange>
        </w:rPr>
        <w:t>(</w:t>
      </w:r>
      <w:r w:rsidR="00127C95" w:rsidRPr="005A4184">
        <w:rPr>
          <w:rFonts w:ascii="Segoe UI Emoji" w:eastAsia="Segoe UI Emoji" w:hAnsi="Segoe UI Emoji" w:cs="Segoe UI Emoji"/>
          <w:color w:val="002060"/>
          <w:rPrChange w:id="335" w:author="Nicolas MIRAULT" w:date="2021-08-29T20:06:00Z">
            <w:rPr>
              <w:rFonts w:ascii="Segoe UI Emoji" w:eastAsia="Segoe UI Emoji" w:hAnsi="Segoe UI Emoji" w:cs="Segoe UI Emoji"/>
              <w:color w:val="002060"/>
            </w:rPr>
          </w:rPrChange>
        </w:rPr>
        <w:t>Rapidement est subjectif, certes. Disons une fois toutes les 10 ms</w:t>
      </w:r>
      <w:r w:rsidRPr="005A4184">
        <w:rPr>
          <w:rFonts w:ascii="Segoe UI Emoji" w:eastAsia="Segoe UI Emoji" w:hAnsi="Segoe UI Emoji" w:cs="Segoe UI Emoji"/>
          <w:color w:val="002060"/>
          <w:rPrChange w:id="336" w:author="Nicolas MIRAULT" w:date="2021-08-29T20:06:00Z">
            <w:rPr>
              <w:rFonts w:ascii="Segoe UI Emoji" w:eastAsia="Segoe UI Emoji" w:hAnsi="Segoe UI Emoji" w:cs="Segoe UI Emoji"/>
              <w:color w:val="002060"/>
            </w:rPr>
          </w:rPrChange>
        </w:rPr>
        <w:t>)</w:t>
      </w:r>
      <w:r w:rsidR="00127C95" w:rsidRPr="005A4184">
        <w:rPr>
          <w:rFonts w:ascii="Segoe UI Emoji" w:eastAsia="Segoe UI Emoji" w:hAnsi="Segoe UI Emoji" w:cs="Segoe UI Emoji"/>
          <w:color w:val="002060"/>
          <w:rPrChange w:id="337" w:author="Nicolas MIRAULT" w:date="2021-08-29T20:06:00Z">
            <w:rPr>
              <w:rFonts w:ascii="Segoe UI Emoji" w:eastAsia="Segoe UI Emoji" w:hAnsi="Segoe UI Emoji" w:cs="Segoe UI Emoji"/>
              <w:color w:val="002060"/>
            </w:rPr>
          </w:rPrChange>
        </w:rPr>
        <w:t>.</w:t>
      </w:r>
    </w:p>
    <w:p w14:paraId="181C34FD" w14:textId="73BA8EAE" w:rsidR="0030227E" w:rsidRPr="005A4184" w:rsidRDefault="0030227E" w:rsidP="0030227E">
      <w:pPr>
        <w:spacing w:before="0" w:after="0" w:line="240" w:lineRule="auto"/>
        <w:jc w:val="left"/>
        <w:rPr>
          <w:rFonts w:ascii="Segoe UI Emoji" w:eastAsia="Segoe UI Emoji" w:hAnsi="Segoe UI Emoji" w:cs="Segoe UI Emoji"/>
          <w:color w:val="002060"/>
          <w:rPrChange w:id="338" w:author="Nicolas MIRAULT" w:date="2021-08-29T20:06:00Z">
            <w:rPr>
              <w:rFonts w:ascii="Segoe UI Emoji" w:eastAsia="Segoe UI Emoji" w:hAnsi="Segoe UI Emoji" w:cs="Segoe UI Emoji"/>
              <w:color w:val="002060"/>
            </w:rPr>
          </w:rPrChange>
        </w:rPr>
      </w:pPr>
      <w:r w:rsidRPr="005A4184">
        <w:rPr>
          <w:rFonts w:ascii="Segoe UI Emoji" w:eastAsia="Segoe UI Emoji" w:hAnsi="Segoe UI Emoji" w:cs="Segoe UI Emoji"/>
          <w:color w:val="002060"/>
          <w:rPrChange w:id="339" w:author="Nicolas MIRAULT" w:date="2021-08-29T20:06:00Z">
            <w:rPr>
              <w:rFonts w:ascii="Segoe UI Emoji" w:eastAsia="Segoe UI Emoji" w:hAnsi="Segoe UI Emoji" w:cs="Segoe UI Emoji"/>
              <w:color w:val="002060"/>
            </w:rPr>
          </w:rPrChange>
        </w:rPr>
        <w:t xml:space="preserve">Le modèle envisagé actuellement (à discuter/confirmer) est le châssis </w:t>
      </w:r>
      <w:proofErr w:type="spellStart"/>
      <w:r w:rsidRPr="005A4184">
        <w:rPr>
          <w:rFonts w:ascii="Segoe UI Emoji" w:eastAsia="Segoe UI Emoji" w:hAnsi="Segoe UI Emoji" w:cs="Segoe UI Emoji"/>
          <w:color w:val="002060"/>
          <w:rPrChange w:id="340" w:author="Nicolas MIRAULT" w:date="2021-08-29T20:06:00Z">
            <w:rPr>
              <w:rFonts w:ascii="Segoe UI Emoji" w:eastAsia="Segoe UI Emoji" w:hAnsi="Segoe UI Emoji" w:cs="Segoe UI Emoji"/>
              <w:color w:val="002060"/>
            </w:rPr>
          </w:rPrChange>
        </w:rPr>
        <w:t>Tamiya</w:t>
      </w:r>
      <w:proofErr w:type="spellEnd"/>
      <w:r w:rsidRPr="005A4184">
        <w:rPr>
          <w:rFonts w:ascii="Segoe UI Emoji" w:eastAsia="Segoe UI Emoji" w:hAnsi="Segoe UI Emoji" w:cs="Segoe UI Emoji"/>
          <w:color w:val="002060"/>
          <w:rPrChange w:id="341" w:author="Nicolas MIRAULT" w:date="2021-08-29T20:06:00Z">
            <w:rPr>
              <w:rFonts w:ascii="Segoe UI Emoji" w:eastAsia="Segoe UI Emoji" w:hAnsi="Segoe UI Emoji" w:cs="Segoe UI Emoji"/>
              <w:color w:val="002060"/>
            </w:rPr>
          </w:rPrChange>
        </w:rPr>
        <w:t xml:space="preserve"> TA-08 (</w:t>
      </w:r>
      <w:proofErr w:type="spellStart"/>
      <w:r w:rsidR="006F4C99" w:rsidRPr="005A4184">
        <w:rPr>
          <w:rPrChange w:id="342" w:author="Nicolas MIRAULT" w:date="2021-08-29T20:06:00Z">
            <w:rPr/>
          </w:rPrChange>
        </w:rPr>
        <w:fldChar w:fldCharType="begin"/>
      </w:r>
      <w:r w:rsidR="006F4C99" w:rsidRPr="005A4184">
        <w:rPr>
          <w:rPrChange w:id="343" w:author="Nicolas MIRAULT" w:date="2021-08-29T20:06:00Z">
            <w:rPr/>
          </w:rPrChange>
        </w:rPr>
        <w:instrText xml:space="preserve"> HYPERLINK "https://www.rcteam.fr/voitures-de-piste-kit/42733-tamiya-ta-08-pro-kit-58693-4950344586936.html?gclid=CjwKCAjw9uKIBhA8EiwAYPUS3BjsBxavYgXLpvEVAvvGBnl56Bed3MOVYIvUmHSoJYi8isYmjAI</w:instrText>
      </w:r>
      <w:r w:rsidR="006F4C99" w:rsidRPr="005A4184">
        <w:rPr>
          <w:rPrChange w:id="344" w:author="Nicolas MIRAULT" w:date="2021-08-29T20:06:00Z">
            <w:rPr/>
          </w:rPrChange>
        </w:rPr>
        <w:instrText xml:space="preserve">IHRoC9IEQAvD_BwE" </w:instrText>
      </w:r>
      <w:r w:rsidR="006F4C99" w:rsidRPr="005A4184">
        <w:rPr>
          <w:rPrChange w:id="345" w:author="Nicolas MIRAULT" w:date="2021-08-29T20:06:00Z">
            <w:rPr/>
          </w:rPrChange>
        </w:rPr>
        <w:fldChar w:fldCharType="separate"/>
      </w:r>
      <w:r w:rsidRPr="005A4184">
        <w:rPr>
          <w:rStyle w:val="Lienhypertexte"/>
          <w:rPrChange w:id="346" w:author="Nicolas MIRAULT" w:date="2021-08-29T20:06:00Z">
            <w:rPr>
              <w:rStyle w:val="Lienhypertexte"/>
            </w:rPr>
          </w:rPrChange>
        </w:rPr>
        <w:t>Tamiya</w:t>
      </w:r>
      <w:proofErr w:type="spellEnd"/>
      <w:r w:rsidRPr="005A4184">
        <w:rPr>
          <w:rStyle w:val="Lienhypertexte"/>
          <w:rPrChange w:id="347" w:author="Nicolas MIRAULT" w:date="2021-08-29T20:06:00Z">
            <w:rPr>
              <w:rStyle w:val="Lienhypertexte"/>
            </w:rPr>
          </w:rPrChange>
        </w:rPr>
        <w:t xml:space="preserve"> TA-08 Pro KIT 58693 - RC Team</w:t>
      </w:r>
      <w:r w:rsidR="006F4C99" w:rsidRPr="005A4184">
        <w:rPr>
          <w:rStyle w:val="Lienhypertexte"/>
          <w:rPrChange w:id="348" w:author="Nicolas MIRAULT" w:date="2021-08-29T20:06:00Z">
            <w:rPr>
              <w:rStyle w:val="Lienhypertexte"/>
            </w:rPr>
          </w:rPrChange>
        </w:rPr>
        <w:fldChar w:fldCharType="end"/>
      </w:r>
      <w:r w:rsidRPr="005A4184">
        <w:rPr>
          <w:rFonts w:ascii="Segoe UI Emoji" w:eastAsia="Segoe UI Emoji" w:hAnsi="Segoe UI Emoji" w:cs="Segoe UI Emoji"/>
          <w:color w:val="002060"/>
          <w:rPrChange w:id="349" w:author="Nicolas MIRAULT" w:date="2021-08-29T20:06:00Z">
            <w:rPr>
              <w:rFonts w:ascii="Segoe UI Emoji" w:eastAsia="Segoe UI Emoji" w:hAnsi="Segoe UI Emoji" w:cs="Segoe UI Emoji"/>
              <w:color w:val="002060"/>
            </w:rPr>
          </w:rPrChange>
        </w:rPr>
        <w:t>).</w:t>
      </w:r>
    </w:p>
    <w:p w14:paraId="187A2214" w14:textId="073EB011" w:rsidR="0030227E" w:rsidRPr="005A4184" w:rsidRDefault="0030227E" w:rsidP="0030227E">
      <w:pPr>
        <w:jc w:val="center"/>
        <w:rPr>
          <w:rFonts w:ascii="Segoe UI Emoji" w:eastAsia="Segoe UI Emoji" w:hAnsi="Segoe UI Emoji" w:cs="Segoe UI Emoji"/>
          <w:color w:val="002060"/>
          <w:rPrChange w:id="350" w:author="Nicolas MIRAULT" w:date="2021-08-29T20:06:00Z">
            <w:rPr>
              <w:rFonts w:ascii="Segoe UI Emoji" w:eastAsia="Segoe UI Emoji" w:hAnsi="Segoe UI Emoji" w:cs="Segoe UI Emoji"/>
              <w:color w:val="002060"/>
            </w:rPr>
          </w:rPrChange>
        </w:rPr>
      </w:pPr>
      <w:r w:rsidRPr="005A4184">
        <w:rPr>
          <w:rFonts w:ascii="Segoe UI Emoji" w:eastAsia="Segoe UI Emoji" w:hAnsi="Segoe UI Emoji" w:cs="Segoe UI Emoji"/>
          <w:color w:val="002060"/>
          <w:lang w:eastAsia="fr-FR"/>
          <w:rPrChange w:id="351" w:author="Nicolas MIRAULT" w:date="2021-08-29T20:06:00Z">
            <w:rPr>
              <w:rFonts w:ascii="Segoe UI Emoji" w:eastAsia="Segoe UI Emoji" w:hAnsi="Segoe UI Emoji" w:cs="Segoe UI Emoji"/>
              <w:noProof/>
              <w:color w:val="002060"/>
              <w:lang w:eastAsia="fr-FR"/>
            </w:rPr>
          </w:rPrChange>
        </w:rPr>
        <w:drawing>
          <wp:inline distT="0" distB="0" distL="0" distR="0" wp14:anchorId="0AF536EC" wp14:editId="541733C9">
            <wp:extent cx="4521200" cy="452120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11"/>
                    <a:stretch>
                      <a:fillRect/>
                    </a:stretch>
                  </pic:blipFill>
                  <pic:spPr>
                    <a:xfrm>
                      <a:off x="0" y="0"/>
                      <a:ext cx="4521200" cy="4521200"/>
                    </a:xfrm>
                    <a:prstGeom prst="rect">
                      <a:avLst/>
                    </a:prstGeom>
                  </pic:spPr>
                </pic:pic>
              </a:graphicData>
            </a:graphic>
          </wp:inline>
        </w:drawing>
      </w:r>
    </w:p>
    <w:p w14:paraId="58AF5D3F" w14:textId="77777777" w:rsidR="0030227E" w:rsidRPr="005A4184" w:rsidRDefault="0030227E" w:rsidP="00127C95">
      <w:pPr>
        <w:rPr>
          <w:rFonts w:ascii="Segoe UI Emoji" w:eastAsia="Segoe UI Emoji" w:hAnsi="Segoe UI Emoji" w:cs="Segoe UI Emoji"/>
          <w:color w:val="002060"/>
          <w:rPrChange w:id="352" w:author="Nicolas MIRAULT" w:date="2021-08-29T20:06:00Z">
            <w:rPr>
              <w:rFonts w:ascii="Segoe UI Emoji" w:eastAsia="Segoe UI Emoji" w:hAnsi="Segoe UI Emoji" w:cs="Segoe UI Emoji"/>
              <w:color w:val="002060"/>
            </w:rPr>
          </w:rPrChange>
        </w:rPr>
      </w:pPr>
      <w:r w:rsidRPr="005A4184">
        <w:rPr>
          <w:rFonts w:ascii="Segoe UI Emoji" w:eastAsia="Segoe UI Emoji" w:hAnsi="Segoe UI Emoji" w:cs="Segoe UI Emoji"/>
          <w:color w:val="002060"/>
          <w:rPrChange w:id="353" w:author="Nicolas MIRAULT" w:date="2021-08-29T20:06:00Z">
            <w:rPr>
              <w:rFonts w:ascii="Segoe UI Emoji" w:eastAsia="Segoe UI Emoji" w:hAnsi="Segoe UI Emoji" w:cs="Segoe UI Emoji"/>
              <w:color w:val="002060"/>
            </w:rPr>
          </w:rPrChange>
        </w:rPr>
        <w:lastRenderedPageBreak/>
        <w:t xml:space="preserve">Le capteur de vitesse est le RPM BL </w:t>
      </w:r>
      <w:proofErr w:type="spellStart"/>
      <w:r w:rsidRPr="005A4184">
        <w:rPr>
          <w:rFonts w:ascii="Segoe UI Emoji" w:eastAsia="Segoe UI Emoji" w:hAnsi="Segoe UI Emoji" w:cs="Segoe UI Emoji"/>
          <w:color w:val="002060"/>
          <w:rPrChange w:id="354" w:author="Nicolas MIRAULT" w:date="2021-08-29T20:06:00Z">
            <w:rPr>
              <w:rFonts w:ascii="Segoe UI Emoji" w:eastAsia="Segoe UI Emoji" w:hAnsi="Segoe UI Emoji" w:cs="Segoe UI Emoji"/>
              <w:color w:val="002060"/>
            </w:rPr>
          </w:rPrChange>
        </w:rPr>
        <w:t>Sensor</w:t>
      </w:r>
      <w:proofErr w:type="spellEnd"/>
      <w:r w:rsidRPr="005A4184">
        <w:rPr>
          <w:rFonts w:ascii="Segoe UI Emoji" w:eastAsia="Segoe UI Emoji" w:hAnsi="Segoe UI Emoji" w:cs="Segoe UI Emoji"/>
          <w:color w:val="002060"/>
          <w:rPrChange w:id="355" w:author="Nicolas MIRAULT" w:date="2021-08-29T20:06:00Z">
            <w:rPr>
              <w:rFonts w:ascii="Segoe UI Emoji" w:eastAsia="Segoe UI Emoji" w:hAnsi="Segoe UI Emoji" w:cs="Segoe UI Emoji"/>
              <w:color w:val="002060"/>
            </w:rPr>
          </w:rPrChange>
        </w:rPr>
        <w:t xml:space="preserve"> de BeastTX.com, car déjà utilisé sur le robot de 2019, donc connu. Son utilisation implique un moteur </w:t>
      </w:r>
      <w:proofErr w:type="spellStart"/>
      <w:r w:rsidRPr="005A4184">
        <w:rPr>
          <w:rFonts w:ascii="Segoe UI Emoji" w:eastAsia="Segoe UI Emoji" w:hAnsi="Segoe UI Emoji" w:cs="Segoe UI Emoji"/>
          <w:color w:val="002060"/>
          <w:rPrChange w:id="356" w:author="Nicolas MIRAULT" w:date="2021-08-29T20:06:00Z">
            <w:rPr>
              <w:rFonts w:ascii="Segoe UI Emoji" w:eastAsia="Segoe UI Emoji" w:hAnsi="Segoe UI Emoji" w:cs="Segoe UI Emoji"/>
              <w:color w:val="002060"/>
            </w:rPr>
          </w:rPrChange>
        </w:rPr>
        <w:t>brushless</w:t>
      </w:r>
      <w:proofErr w:type="spellEnd"/>
      <w:r w:rsidRPr="005A4184">
        <w:rPr>
          <w:rFonts w:ascii="Segoe UI Emoji" w:eastAsia="Segoe UI Emoji" w:hAnsi="Segoe UI Emoji" w:cs="Segoe UI Emoji"/>
          <w:color w:val="002060"/>
          <w:rPrChange w:id="357" w:author="Nicolas MIRAULT" w:date="2021-08-29T20:06:00Z">
            <w:rPr>
              <w:rFonts w:ascii="Segoe UI Emoji" w:eastAsia="Segoe UI Emoji" w:hAnsi="Segoe UI Emoji" w:cs="Segoe UI Emoji"/>
              <w:color w:val="002060"/>
            </w:rPr>
          </w:rPrChange>
        </w:rPr>
        <w:t xml:space="preserve">, ce qui de toute façon est déjà la solution envisagée. </w:t>
      </w:r>
    </w:p>
    <w:p w14:paraId="31EB3FE7" w14:textId="192A8003" w:rsidR="0030227E" w:rsidRPr="005A4184" w:rsidRDefault="0030227E" w:rsidP="0030227E">
      <w:pPr>
        <w:jc w:val="center"/>
        <w:rPr>
          <w:rFonts w:ascii="Segoe UI Emoji" w:eastAsia="Segoe UI Emoji" w:hAnsi="Segoe UI Emoji" w:cs="Segoe UI Emoji"/>
          <w:color w:val="002060"/>
          <w:rPrChange w:id="358" w:author="Nicolas MIRAULT" w:date="2021-08-29T20:06:00Z">
            <w:rPr>
              <w:rFonts w:ascii="Segoe UI Emoji" w:eastAsia="Segoe UI Emoji" w:hAnsi="Segoe UI Emoji" w:cs="Segoe UI Emoji"/>
              <w:color w:val="002060"/>
            </w:rPr>
          </w:rPrChange>
        </w:rPr>
      </w:pPr>
      <w:r w:rsidRPr="005A4184">
        <w:rPr>
          <w:rFonts w:ascii="Segoe UI Emoji" w:eastAsia="Segoe UI Emoji" w:hAnsi="Segoe UI Emoji" w:cs="Segoe UI Emoji"/>
          <w:color w:val="002060"/>
          <w:lang w:eastAsia="fr-FR"/>
          <w:rPrChange w:id="359" w:author="Nicolas MIRAULT" w:date="2021-08-29T20:06:00Z">
            <w:rPr>
              <w:rFonts w:ascii="Segoe UI Emoji" w:eastAsia="Segoe UI Emoji" w:hAnsi="Segoe UI Emoji" w:cs="Segoe UI Emoji"/>
              <w:noProof/>
              <w:color w:val="002060"/>
              <w:lang w:eastAsia="fr-FR"/>
            </w:rPr>
          </w:rPrChange>
        </w:rPr>
        <w:drawing>
          <wp:inline distT="0" distB="0" distL="0" distR="0" wp14:anchorId="1E097B4F" wp14:editId="6250E384">
            <wp:extent cx="2324100" cy="1736349"/>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12"/>
                    <a:stretch>
                      <a:fillRect/>
                    </a:stretch>
                  </pic:blipFill>
                  <pic:spPr>
                    <a:xfrm>
                      <a:off x="0" y="0"/>
                      <a:ext cx="2326852" cy="1738405"/>
                    </a:xfrm>
                    <a:prstGeom prst="rect">
                      <a:avLst/>
                    </a:prstGeom>
                  </pic:spPr>
                </pic:pic>
              </a:graphicData>
            </a:graphic>
          </wp:inline>
        </w:drawing>
      </w:r>
    </w:p>
    <w:p w14:paraId="2D35ACDB" w14:textId="77777777" w:rsidR="0030227E" w:rsidRPr="005A4184" w:rsidRDefault="0030227E" w:rsidP="00127C95">
      <w:pPr>
        <w:rPr>
          <w:rFonts w:ascii="Segoe UI Emoji" w:eastAsia="Segoe UI Emoji" w:hAnsi="Segoe UI Emoji" w:cs="Segoe UI Emoji"/>
          <w:color w:val="002060"/>
          <w:rPrChange w:id="360" w:author="Nicolas MIRAULT" w:date="2021-08-29T20:06:00Z">
            <w:rPr>
              <w:rFonts w:ascii="Segoe UI Emoji" w:eastAsia="Segoe UI Emoji" w:hAnsi="Segoe UI Emoji" w:cs="Segoe UI Emoji"/>
              <w:color w:val="002060"/>
            </w:rPr>
          </w:rPrChange>
        </w:rPr>
      </w:pPr>
    </w:p>
    <w:p w14:paraId="06493065" w14:textId="64A7E949" w:rsidR="0030227E" w:rsidRPr="005A4184" w:rsidRDefault="0030227E" w:rsidP="00127C95">
      <w:pPr>
        <w:rPr>
          <w:rFonts w:ascii="Segoe UI Emoji" w:eastAsia="Segoe UI Emoji" w:hAnsi="Segoe UI Emoji" w:cs="Segoe UI Emoji"/>
          <w:color w:val="002060"/>
          <w:rPrChange w:id="361" w:author="Nicolas MIRAULT" w:date="2021-08-29T20:06:00Z">
            <w:rPr>
              <w:rFonts w:ascii="Segoe UI Emoji" w:eastAsia="Segoe UI Emoji" w:hAnsi="Segoe UI Emoji" w:cs="Segoe UI Emoji"/>
              <w:color w:val="002060"/>
            </w:rPr>
          </w:rPrChange>
        </w:rPr>
      </w:pPr>
      <w:r w:rsidRPr="005A4184">
        <w:rPr>
          <w:rFonts w:ascii="Segoe UI Emoji" w:eastAsia="Segoe UI Emoji" w:hAnsi="Segoe UI Emoji" w:cs="Segoe UI Emoji"/>
          <w:color w:val="002060"/>
          <w:rPrChange w:id="362" w:author="Nicolas MIRAULT" w:date="2021-08-29T20:06:00Z">
            <w:rPr>
              <w:rFonts w:ascii="Segoe UI Emoji" w:eastAsia="Segoe UI Emoji" w:hAnsi="Segoe UI Emoji" w:cs="Segoe UI Emoji"/>
              <w:color w:val="002060"/>
            </w:rPr>
          </w:rPrChange>
        </w:rPr>
        <w:t xml:space="preserve">Le capteur de direction est aujourd’hui un gyro sur la carte processeur. </w:t>
      </w:r>
      <w:r w:rsidR="003B6AEE" w:rsidRPr="005A4184">
        <w:rPr>
          <w:rFonts w:ascii="Segoe UI Emoji" w:eastAsia="Segoe UI Emoji" w:hAnsi="Segoe UI Emoji" w:cs="Segoe UI Emoji"/>
          <w:color w:val="002060"/>
          <w:rPrChange w:id="363" w:author="Nicolas MIRAULT" w:date="2021-08-29T20:06:00Z">
            <w:rPr>
              <w:rFonts w:ascii="Segoe UI Emoji" w:eastAsia="Segoe UI Emoji" w:hAnsi="Segoe UI Emoji" w:cs="Segoe UI Emoji"/>
              <w:color w:val="002060"/>
            </w:rPr>
          </w:rPrChange>
        </w:rPr>
        <w:t xml:space="preserve">Etudier </w:t>
      </w:r>
      <w:proofErr w:type="gramStart"/>
      <w:r w:rsidR="003B6AEE" w:rsidRPr="005A4184">
        <w:rPr>
          <w:rFonts w:ascii="Segoe UI Emoji" w:eastAsia="Segoe UI Emoji" w:hAnsi="Segoe UI Emoji" w:cs="Segoe UI Emoji"/>
          <w:color w:val="002060"/>
          <w:rPrChange w:id="364" w:author="Nicolas MIRAULT" w:date="2021-08-29T20:06:00Z">
            <w:rPr>
              <w:rFonts w:ascii="Segoe UI Emoji" w:eastAsia="Segoe UI Emoji" w:hAnsi="Segoe UI Emoji" w:cs="Segoe UI Emoji"/>
              <w:color w:val="002060"/>
            </w:rPr>
          </w:rPrChange>
        </w:rPr>
        <w:t>si il</w:t>
      </w:r>
      <w:proofErr w:type="gramEnd"/>
      <w:r w:rsidR="003B6AEE" w:rsidRPr="005A4184">
        <w:rPr>
          <w:rFonts w:ascii="Segoe UI Emoji" w:eastAsia="Segoe UI Emoji" w:hAnsi="Segoe UI Emoji" w:cs="Segoe UI Emoji"/>
          <w:color w:val="002060"/>
          <w:rPrChange w:id="365" w:author="Nicolas MIRAULT" w:date="2021-08-29T20:06:00Z">
            <w:rPr>
              <w:rFonts w:ascii="Segoe UI Emoji" w:eastAsia="Segoe UI Emoji" w:hAnsi="Segoe UI Emoji" w:cs="Segoe UI Emoji"/>
              <w:color w:val="002060"/>
            </w:rPr>
          </w:rPrChange>
        </w:rPr>
        <w:t xml:space="preserve"> est possible de mettre un capteur sur la direction, et si il y a un intérêt (en terme de précision/Rapidité de mesure, </w:t>
      </w:r>
      <w:proofErr w:type="spellStart"/>
      <w:r w:rsidR="003B6AEE" w:rsidRPr="005A4184">
        <w:rPr>
          <w:rFonts w:ascii="Segoe UI Emoji" w:eastAsia="Segoe UI Emoji" w:hAnsi="Segoe UI Emoji" w:cs="Segoe UI Emoji"/>
          <w:color w:val="002060"/>
          <w:rPrChange w:id="366" w:author="Nicolas MIRAULT" w:date="2021-08-29T20:06:00Z">
            <w:rPr>
              <w:rFonts w:ascii="Segoe UI Emoji" w:eastAsia="Segoe UI Emoji" w:hAnsi="Segoe UI Emoji" w:cs="Segoe UI Emoji"/>
              <w:color w:val="002060"/>
            </w:rPr>
          </w:rPrChange>
        </w:rPr>
        <w:t>etc</w:t>
      </w:r>
      <w:proofErr w:type="spellEnd"/>
      <w:r w:rsidR="003B6AEE" w:rsidRPr="005A4184">
        <w:rPr>
          <w:rFonts w:ascii="Segoe UI Emoji" w:eastAsia="Segoe UI Emoji" w:hAnsi="Segoe UI Emoji" w:cs="Segoe UI Emoji"/>
          <w:color w:val="002060"/>
          <w:rPrChange w:id="367" w:author="Nicolas MIRAULT" w:date="2021-08-29T20:06:00Z">
            <w:rPr>
              <w:rFonts w:ascii="Segoe UI Emoji" w:eastAsia="Segoe UI Emoji" w:hAnsi="Segoe UI Emoji" w:cs="Segoe UI Emoji"/>
              <w:color w:val="002060"/>
            </w:rPr>
          </w:rPrChange>
        </w:rPr>
        <w:t xml:space="preserve"> …).</w:t>
      </w:r>
    </w:p>
    <w:p w14:paraId="5C39E40B" w14:textId="77777777" w:rsidR="0030227E" w:rsidRPr="005A4184" w:rsidRDefault="0030227E" w:rsidP="00127C95">
      <w:pPr>
        <w:rPr>
          <w:rFonts w:ascii="Segoe UI Emoji" w:eastAsia="Segoe UI Emoji" w:hAnsi="Segoe UI Emoji" w:cs="Segoe UI Emoji"/>
          <w:color w:val="002060"/>
          <w:rPrChange w:id="368" w:author="Nicolas MIRAULT" w:date="2021-08-29T20:06:00Z">
            <w:rPr>
              <w:rFonts w:ascii="Segoe UI Emoji" w:eastAsia="Segoe UI Emoji" w:hAnsi="Segoe UI Emoji" w:cs="Segoe UI Emoji"/>
              <w:color w:val="002060"/>
            </w:rPr>
          </w:rPrChange>
        </w:rPr>
      </w:pPr>
    </w:p>
    <w:p w14:paraId="67C7F53A" w14:textId="40D23B4E" w:rsidR="00127C95" w:rsidRPr="005A4184" w:rsidRDefault="0030227E" w:rsidP="00127C95">
      <w:pPr>
        <w:rPr>
          <w:rFonts w:ascii="Segoe UI Emoji" w:eastAsia="Segoe UI Emoji" w:hAnsi="Segoe UI Emoji" w:cs="Segoe UI Emoji"/>
          <w:color w:val="002060"/>
          <w:rPrChange w:id="369" w:author="Nicolas MIRAULT" w:date="2021-08-29T20:06:00Z">
            <w:rPr>
              <w:rFonts w:ascii="Segoe UI Emoji" w:eastAsia="Segoe UI Emoji" w:hAnsi="Segoe UI Emoji" w:cs="Segoe UI Emoji"/>
              <w:color w:val="002060"/>
            </w:rPr>
          </w:rPrChange>
        </w:rPr>
      </w:pPr>
      <w:r w:rsidRPr="005A4184">
        <w:rPr>
          <w:rFonts w:ascii="Segoe UI Emoji" w:eastAsia="Segoe UI Emoji" w:hAnsi="Segoe UI Emoji" w:cs="Segoe UI Emoji"/>
          <w:color w:val="002060"/>
          <w:rPrChange w:id="370" w:author="Nicolas MIRAULT" w:date="2021-08-29T20:06:00Z">
            <w:rPr>
              <w:rFonts w:ascii="Segoe UI Emoji" w:eastAsia="Segoe UI Emoji" w:hAnsi="Segoe UI Emoji" w:cs="Segoe UI Emoji"/>
              <w:color w:val="002060"/>
            </w:rPr>
          </w:rPrChange>
        </w:rPr>
        <w:t xml:space="preserve">Suivant l’avancement du projet, nous pourrions imaginer une carrosserie. </w:t>
      </w:r>
    </w:p>
    <w:p w14:paraId="2450F2CA" w14:textId="77777777" w:rsidR="0030227E" w:rsidRPr="005A4184" w:rsidRDefault="0030227E" w:rsidP="00127C95">
      <w:pPr>
        <w:rPr>
          <w:rFonts w:ascii="Segoe UI Emoji" w:eastAsia="Segoe UI Emoji" w:hAnsi="Segoe UI Emoji" w:cs="Segoe UI Emoji"/>
          <w:color w:val="002060"/>
          <w:rPrChange w:id="371" w:author="Nicolas MIRAULT" w:date="2021-08-29T20:06:00Z">
            <w:rPr>
              <w:rFonts w:ascii="Segoe UI Emoji" w:eastAsia="Segoe UI Emoji" w:hAnsi="Segoe UI Emoji" w:cs="Segoe UI Emoji"/>
              <w:color w:val="002060"/>
            </w:rPr>
          </w:rPrChange>
        </w:rPr>
      </w:pPr>
    </w:p>
    <w:p w14:paraId="08F89DD6" w14:textId="3EF4629F" w:rsidR="00880EDB" w:rsidRPr="005A4184" w:rsidRDefault="00ED29AE" w:rsidP="00B77415">
      <w:pPr>
        <w:pStyle w:val="Titre2"/>
        <w:rPr>
          <w:lang w:val="fr-FR"/>
          <w:rPrChange w:id="372" w:author="Nicolas MIRAULT" w:date="2021-08-29T20:06:00Z">
            <w:rPr>
              <w:lang w:val="fr-FR"/>
            </w:rPr>
          </w:rPrChange>
        </w:rPr>
      </w:pPr>
      <w:bookmarkStart w:id="373" w:name="_Toc80024058"/>
      <w:r w:rsidRPr="005A4184">
        <w:rPr>
          <w:lang w:val="fr-FR"/>
          <w:rPrChange w:id="374" w:author="Nicolas MIRAULT" w:date="2021-08-29T20:06:00Z">
            <w:rPr>
              <w:lang w:val="fr-FR"/>
            </w:rPr>
          </w:rPrChange>
        </w:rPr>
        <w:t>Les capteurs</w:t>
      </w:r>
      <w:bookmarkEnd w:id="373"/>
    </w:p>
    <w:p w14:paraId="40784E0B" w14:textId="6256E57E" w:rsidR="00ED29AE" w:rsidRPr="005A4184" w:rsidRDefault="00ED29AE" w:rsidP="00ED29AE">
      <w:pPr>
        <w:rPr>
          <w:lang w:eastAsia="ja-JP"/>
          <w:rPrChange w:id="375" w:author="Nicolas MIRAULT" w:date="2021-08-29T20:06:00Z">
            <w:rPr>
              <w:lang w:eastAsia="ja-JP"/>
            </w:rPr>
          </w:rPrChange>
        </w:rPr>
      </w:pPr>
    </w:p>
    <w:p w14:paraId="3AAF0963" w14:textId="5AF8FB89" w:rsidR="00ED29AE" w:rsidRPr="005A4184" w:rsidRDefault="00ED29AE" w:rsidP="00ED29AE">
      <w:pPr>
        <w:rPr>
          <w:rFonts w:ascii="Segoe UI Emoji" w:eastAsia="Segoe UI Emoji" w:hAnsi="Segoe UI Emoji" w:cs="Segoe UI Emoji"/>
          <w:color w:val="002060"/>
          <w:rPrChange w:id="376" w:author="Nicolas MIRAULT" w:date="2021-08-29T20:06:00Z">
            <w:rPr>
              <w:rFonts w:ascii="Segoe UI Emoji" w:eastAsia="Segoe UI Emoji" w:hAnsi="Segoe UI Emoji" w:cs="Segoe UI Emoji"/>
              <w:color w:val="002060"/>
            </w:rPr>
          </w:rPrChange>
        </w:rPr>
      </w:pPr>
      <w:r w:rsidRPr="005A4184">
        <w:rPr>
          <w:rFonts w:ascii="Segoe UI Emoji" w:eastAsia="Segoe UI Emoji" w:hAnsi="Segoe UI Emoji" w:cs="Segoe UI Emoji"/>
          <w:color w:val="002060"/>
          <w:rPrChange w:id="377" w:author="Nicolas MIRAULT" w:date="2021-08-29T20:06:00Z">
            <w:rPr>
              <w:rFonts w:ascii="Segoe UI Emoji" w:eastAsia="Segoe UI Emoji" w:hAnsi="Segoe UI Emoji" w:cs="Segoe UI Emoji"/>
              <w:color w:val="002060"/>
            </w:rPr>
          </w:rPrChange>
        </w:rPr>
        <w:t xml:space="preserve">Comme évoqué dans le paragraphe précédent, l’odométrie est assurée par : </w:t>
      </w:r>
    </w:p>
    <w:p w14:paraId="1CD68F90" w14:textId="39F348CE" w:rsidR="00ED29AE" w:rsidRPr="005A4184" w:rsidRDefault="00ED29AE" w:rsidP="00ED29AE">
      <w:pPr>
        <w:pStyle w:val="Paragraphedeliste"/>
        <w:numPr>
          <w:ilvl w:val="0"/>
          <w:numId w:val="16"/>
        </w:numPr>
        <w:rPr>
          <w:rFonts w:ascii="Segoe UI Emoji" w:eastAsia="Segoe UI Emoji" w:hAnsi="Segoe UI Emoji" w:cs="Segoe UI Emoji"/>
          <w:color w:val="002060"/>
          <w:rPrChange w:id="378" w:author="Nicolas MIRAULT" w:date="2021-08-29T20:06:00Z">
            <w:rPr>
              <w:rFonts w:ascii="Segoe UI Emoji" w:eastAsia="Segoe UI Emoji" w:hAnsi="Segoe UI Emoji" w:cs="Segoe UI Emoji"/>
              <w:color w:val="002060"/>
            </w:rPr>
          </w:rPrChange>
        </w:rPr>
      </w:pPr>
      <w:r w:rsidRPr="005A4184">
        <w:rPr>
          <w:rFonts w:ascii="Segoe UI Emoji" w:eastAsia="Segoe UI Emoji" w:hAnsi="Segoe UI Emoji" w:cs="Segoe UI Emoji"/>
          <w:color w:val="002060"/>
          <w:rPrChange w:id="379" w:author="Nicolas MIRAULT" w:date="2021-08-29T20:06:00Z">
            <w:rPr>
              <w:rFonts w:ascii="Segoe UI Emoji" w:eastAsia="Segoe UI Emoji" w:hAnsi="Segoe UI Emoji" w:cs="Segoe UI Emoji"/>
              <w:color w:val="002060"/>
            </w:rPr>
          </w:rPrChange>
        </w:rPr>
        <w:t xml:space="preserve">Un capteur de vitesse sur le moteur </w:t>
      </w:r>
      <w:proofErr w:type="spellStart"/>
      <w:r w:rsidRPr="005A4184">
        <w:rPr>
          <w:rFonts w:ascii="Segoe UI Emoji" w:eastAsia="Segoe UI Emoji" w:hAnsi="Segoe UI Emoji" w:cs="Segoe UI Emoji"/>
          <w:color w:val="002060"/>
          <w:rPrChange w:id="380" w:author="Nicolas MIRAULT" w:date="2021-08-29T20:06:00Z">
            <w:rPr>
              <w:rFonts w:ascii="Segoe UI Emoji" w:eastAsia="Segoe UI Emoji" w:hAnsi="Segoe UI Emoji" w:cs="Segoe UI Emoji"/>
              <w:color w:val="002060"/>
            </w:rPr>
          </w:rPrChange>
        </w:rPr>
        <w:t>brushless</w:t>
      </w:r>
      <w:proofErr w:type="spellEnd"/>
      <w:r w:rsidRPr="005A4184">
        <w:rPr>
          <w:rFonts w:ascii="Segoe UI Emoji" w:eastAsia="Segoe UI Emoji" w:hAnsi="Segoe UI Emoji" w:cs="Segoe UI Emoji"/>
          <w:color w:val="002060"/>
          <w:rPrChange w:id="381" w:author="Nicolas MIRAULT" w:date="2021-08-29T20:06:00Z">
            <w:rPr>
              <w:rFonts w:ascii="Segoe UI Emoji" w:eastAsia="Segoe UI Emoji" w:hAnsi="Segoe UI Emoji" w:cs="Segoe UI Emoji"/>
              <w:color w:val="002060"/>
            </w:rPr>
          </w:rPrChange>
        </w:rPr>
        <w:t>,</w:t>
      </w:r>
    </w:p>
    <w:p w14:paraId="453CD955" w14:textId="71C65947" w:rsidR="00ED29AE" w:rsidRPr="005A4184" w:rsidRDefault="00ED29AE" w:rsidP="00ED29AE">
      <w:pPr>
        <w:pStyle w:val="Paragraphedeliste"/>
        <w:numPr>
          <w:ilvl w:val="0"/>
          <w:numId w:val="16"/>
        </w:numPr>
        <w:rPr>
          <w:rFonts w:ascii="Segoe UI Emoji" w:eastAsia="Segoe UI Emoji" w:hAnsi="Segoe UI Emoji" w:cs="Segoe UI Emoji"/>
          <w:color w:val="002060"/>
          <w:rPrChange w:id="382" w:author="Nicolas MIRAULT" w:date="2021-08-29T20:06:00Z">
            <w:rPr>
              <w:rFonts w:ascii="Segoe UI Emoji" w:eastAsia="Segoe UI Emoji" w:hAnsi="Segoe UI Emoji" w:cs="Segoe UI Emoji"/>
              <w:color w:val="002060"/>
            </w:rPr>
          </w:rPrChange>
        </w:rPr>
      </w:pPr>
      <w:r w:rsidRPr="005A4184">
        <w:rPr>
          <w:rFonts w:ascii="Segoe UI Emoji" w:eastAsia="Segoe UI Emoji" w:hAnsi="Segoe UI Emoji" w:cs="Segoe UI Emoji"/>
          <w:color w:val="002060"/>
          <w:rPrChange w:id="383" w:author="Nicolas MIRAULT" w:date="2021-08-29T20:06:00Z">
            <w:rPr>
              <w:rFonts w:ascii="Segoe UI Emoji" w:eastAsia="Segoe UI Emoji" w:hAnsi="Segoe UI Emoji" w:cs="Segoe UI Emoji"/>
              <w:color w:val="002060"/>
            </w:rPr>
          </w:rPrChange>
        </w:rPr>
        <w:t xml:space="preserve">Un capteur de direction qui pour l’instant est le gyro. </w:t>
      </w:r>
    </w:p>
    <w:p w14:paraId="615BFBB1" w14:textId="7F8CA822" w:rsidR="00ED29AE" w:rsidRPr="005A4184" w:rsidRDefault="00ED29AE" w:rsidP="00ED29AE">
      <w:pPr>
        <w:rPr>
          <w:rFonts w:ascii="Segoe UI Emoji" w:eastAsia="Segoe UI Emoji" w:hAnsi="Segoe UI Emoji" w:cs="Segoe UI Emoji"/>
          <w:color w:val="002060"/>
          <w:rPrChange w:id="384" w:author="Nicolas MIRAULT" w:date="2021-08-29T20:06:00Z">
            <w:rPr>
              <w:rFonts w:ascii="Segoe UI Emoji" w:eastAsia="Segoe UI Emoji" w:hAnsi="Segoe UI Emoji" w:cs="Segoe UI Emoji"/>
              <w:color w:val="002060"/>
            </w:rPr>
          </w:rPrChange>
        </w:rPr>
      </w:pPr>
    </w:p>
    <w:p w14:paraId="521B0E1F" w14:textId="2BAB8C85" w:rsidR="00ED29AE" w:rsidRPr="005A4184" w:rsidRDefault="00ED29AE" w:rsidP="00ED29AE">
      <w:pPr>
        <w:rPr>
          <w:rFonts w:ascii="Segoe UI Emoji" w:eastAsia="Segoe UI Emoji" w:hAnsi="Segoe UI Emoji" w:cs="Segoe UI Emoji"/>
          <w:color w:val="002060"/>
          <w:rPrChange w:id="385" w:author="Nicolas MIRAULT" w:date="2021-08-29T20:06:00Z">
            <w:rPr>
              <w:rFonts w:ascii="Segoe UI Emoji" w:eastAsia="Segoe UI Emoji" w:hAnsi="Segoe UI Emoji" w:cs="Segoe UI Emoji"/>
              <w:color w:val="002060"/>
            </w:rPr>
          </w:rPrChange>
        </w:rPr>
      </w:pPr>
      <w:r w:rsidRPr="005A4184">
        <w:rPr>
          <w:rFonts w:ascii="Segoe UI Emoji" w:eastAsia="Segoe UI Emoji" w:hAnsi="Segoe UI Emoji" w:cs="Segoe UI Emoji"/>
          <w:color w:val="002060"/>
          <w:rPrChange w:id="386" w:author="Nicolas MIRAULT" w:date="2021-08-29T20:06:00Z">
            <w:rPr>
              <w:rFonts w:ascii="Segoe UI Emoji" w:eastAsia="Segoe UI Emoji" w:hAnsi="Segoe UI Emoji" w:cs="Segoe UI Emoji"/>
              <w:color w:val="002060"/>
            </w:rPr>
          </w:rPrChange>
        </w:rPr>
        <w:t xml:space="preserve">Pour la position sur la piste, le robot de 2019 avait des </w:t>
      </w:r>
      <w:proofErr w:type="spellStart"/>
      <w:r w:rsidRPr="005A4184">
        <w:rPr>
          <w:rFonts w:ascii="Segoe UI Emoji" w:eastAsia="Segoe UI Emoji" w:hAnsi="Segoe UI Emoji" w:cs="Segoe UI Emoji"/>
          <w:color w:val="002060"/>
          <w:rPrChange w:id="387" w:author="Nicolas MIRAULT" w:date="2021-08-29T20:06:00Z">
            <w:rPr>
              <w:rFonts w:ascii="Segoe UI Emoji" w:eastAsia="Segoe UI Emoji" w:hAnsi="Segoe UI Emoji" w:cs="Segoe UI Emoji"/>
              <w:color w:val="002060"/>
            </w:rPr>
          </w:rPrChange>
        </w:rPr>
        <w:t>miniLidars</w:t>
      </w:r>
      <w:proofErr w:type="spellEnd"/>
      <w:r w:rsidRPr="005A4184">
        <w:rPr>
          <w:rFonts w:ascii="Segoe UI Emoji" w:eastAsia="Segoe UI Emoji" w:hAnsi="Segoe UI Emoji" w:cs="Segoe UI Emoji"/>
          <w:color w:val="002060"/>
          <w:rPrChange w:id="388" w:author="Nicolas MIRAULT" w:date="2021-08-29T20:06:00Z">
            <w:rPr>
              <w:rFonts w:ascii="Segoe UI Emoji" w:eastAsia="Segoe UI Emoji" w:hAnsi="Segoe UI Emoji" w:cs="Segoe UI Emoji"/>
              <w:color w:val="002060"/>
            </w:rPr>
          </w:rPrChange>
        </w:rPr>
        <w:t xml:space="preserve"> qui donnaient de bon résultat. Il en faut au moins 3 :</w:t>
      </w:r>
    </w:p>
    <w:p w14:paraId="6F3A81E9" w14:textId="1EC4BBDE" w:rsidR="00ED29AE" w:rsidRPr="005A4184" w:rsidRDefault="00ED29AE" w:rsidP="00ED29AE">
      <w:pPr>
        <w:pStyle w:val="Paragraphedeliste"/>
        <w:numPr>
          <w:ilvl w:val="0"/>
          <w:numId w:val="16"/>
        </w:numPr>
        <w:rPr>
          <w:rFonts w:ascii="Segoe UI Emoji" w:eastAsia="Segoe UI Emoji" w:hAnsi="Segoe UI Emoji" w:cs="Segoe UI Emoji"/>
          <w:color w:val="002060"/>
          <w:rPrChange w:id="389" w:author="Nicolas MIRAULT" w:date="2021-08-29T20:06:00Z">
            <w:rPr>
              <w:rFonts w:ascii="Segoe UI Emoji" w:eastAsia="Segoe UI Emoji" w:hAnsi="Segoe UI Emoji" w:cs="Segoe UI Emoji"/>
              <w:color w:val="002060"/>
            </w:rPr>
          </w:rPrChange>
        </w:rPr>
      </w:pPr>
      <w:r w:rsidRPr="005A4184">
        <w:rPr>
          <w:rFonts w:ascii="Segoe UI Emoji" w:eastAsia="Segoe UI Emoji" w:hAnsi="Segoe UI Emoji" w:cs="Segoe UI Emoji"/>
          <w:color w:val="002060"/>
          <w:rPrChange w:id="390" w:author="Nicolas MIRAULT" w:date="2021-08-29T20:06:00Z">
            <w:rPr>
              <w:rFonts w:ascii="Segoe UI Emoji" w:eastAsia="Segoe UI Emoji" w:hAnsi="Segoe UI Emoji" w:cs="Segoe UI Emoji"/>
              <w:color w:val="002060"/>
            </w:rPr>
          </w:rPrChange>
        </w:rPr>
        <w:t>Un vers le haut pour détecter l’arche, donc la ligne d’arrivée,</w:t>
      </w:r>
    </w:p>
    <w:p w14:paraId="17670E41" w14:textId="60D58ADE" w:rsidR="00ED29AE" w:rsidRPr="005A4184" w:rsidRDefault="00ED29AE" w:rsidP="00ED29AE">
      <w:pPr>
        <w:pStyle w:val="Paragraphedeliste"/>
        <w:numPr>
          <w:ilvl w:val="0"/>
          <w:numId w:val="16"/>
        </w:numPr>
        <w:rPr>
          <w:rFonts w:ascii="Segoe UI Emoji" w:eastAsia="Segoe UI Emoji" w:hAnsi="Segoe UI Emoji" w:cs="Segoe UI Emoji"/>
          <w:color w:val="002060"/>
          <w:rPrChange w:id="391" w:author="Nicolas MIRAULT" w:date="2021-08-29T20:06:00Z">
            <w:rPr>
              <w:rFonts w:ascii="Segoe UI Emoji" w:eastAsia="Segoe UI Emoji" w:hAnsi="Segoe UI Emoji" w:cs="Segoe UI Emoji"/>
              <w:color w:val="002060"/>
            </w:rPr>
          </w:rPrChange>
        </w:rPr>
      </w:pPr>
      <w:r w:rsidRPr="005A4184">
        <w:rPr>
          <w:rFonts w:ascii="Segoe UI Emoji" w:eastAsia="Segoe UI Emoji" w:hAnsi="Segoe UI Emoji" w:cs="Segoe UI Emoji"/>
          <w:color w:val="002060"/>
          <w:rPrChange w:id="392" w:author="Nicolas MIRAULT" w:date="2021-08-29T20:06:00Z">
            <w:rPr>
              <w:rFonts w:ascii="Segoe UI Emoji" w:eastAsia="Segoe UI Emoji" w:hAnsi="Segoe UI Emoji" w:cs="Segoe UI Emoji"/>
              <w:color w:val="002060"/>
            </w:rPr>
          </w:rPrChange>
        </w:rPr>
        <w:t>Deux avec un angle à déterminer pointant à gauche et à droite,</w:t>
      </w:r>
    </w:p>
    <w:p w14:paraId="7B3D5D42" w14:textId="059DE4C3" w:rsidR="00ED29AE" w:rsidRPr="005A4184" w:rsidRDefault="00ED29AE" w:rsidP="00ED29AE">
      <w:pPr>
        <w:pStyle w:val="Paragraphedeliste"/>
        <w:numPr>
          <w:ilvl w:val="0"/>
          <w:numId w:val="16"/>
        </w:numPr>
        <w:rPr>
          <w:rFonts w:ascii="Segoe UI Emoji" w:eastAsia="Segoe UI Emoji" w:hAnsi="Segoe UI Emoji" w:cs="Segoe UI Emoji"/>
          <w:color w:val="002060"/>
          <w:rPrChange w:id="393" w:author="Nicolas MIRAULT" w:date="2021-08-29T20:06:00Z">
            <w:rPr>
              <w:rFonts w:ascii="Segoe UI Emoji" w:eastAsia="Segoe UI Emoji" w:hAnsi="Segoe UI Emoji" w:cs="Segoe UI Emoji"/>
              <w:color w:val="002060"/>
            </w:rPr>
          </w:rPrChange>
        </w:rPr>
      </w:pPr>
      <w:r w:rsidRPr="005A4184">
        <w:rPr>
          <w:rFonts w:ascii="Segoe UI Emoji" w:eastAsia="Segoe UI Emoji" w:hAnsi="Segoe UI Emoji" w:cs="Segoe UI Emoji"/>
          <w:color w:val="002060"/>
          <w:rPrChange w:id="394" w:author="Nicolas MIRAULT" w:date="2021-08-29T20:06:00Z">
            <w:rPr>
              <w:rFonts w:ascii="Segoe UI Emoji" w:eastAsia="Segoe UI Emoji" w:hAnsi="Segoe UI Emoji" w:cs="Segoe UI Emoji"/>
              <w:color w:val="002060"/>
            </w:rPr>
          </w:rPrChange>
        </w:rPr>
        <w:t xml:space="preserve">Eventuellement deux autres à 90° mais l’utilité reste à discuter. </w:t>
      </w:r>
    </w:p>
    <w:p w14:paraId="6C751122" w14:textId="52ADC9B5" w:rsidR="00ED29AE" w:rsidRPr="005A4184" w:rsidRDefault="006F4C99" w:rsidP="00ED29AE">
      <w:pPr>
        <w:rPr>
          <w:rPrChange w:id="395" w:author="Nicolas MIRAULT" w:date="2021-08-29T20:06:00Z">
            <w:rPr/>
          </w:rPrChange>
        </w:rPr>
      </w:pPr>
      <w:r w:rsidRPr="005A4184">
        <w:rPr>
          <w:rPrChange w:id="396" w:author="Nicolas MIRAULT" w:date="2021-08-29T20:06:00Z">
            <w:rPr/>
          </w:rPrChange>
        </w:rPr>
        <w:fldChar w:fldCharType="begin"/>
      </w:r>
      <w:r w:rsidRPr="005A4184">
        <w:rPr>
          <w:rPrChange w:id="397" w:author="Nicolas MIRAULT" w:date="2021-08-29T20:06:00Z">
            <w:rPr/>
          </w:rPrChange>
        </w:rPr>
        <w:instrText xml:space="preserve"> HYPERLINK "https://www.gotronic.fr/art-capteur-de-distance-lidar-tf-mini-plus-28966.htm" </w:instrText>
      </w:r>
      <w:r w:rsidRPr="005A4184">
        <w:rPr>
          <w:rPrChange w:id="398" w:author="Nicolas MIRAULT" w:date="2021-08-29T20:06:00Z">
            <w:rPr/>
          </w:rPrChange>
        </w:rPr>
        <w:fldChar w:fldCharType="separate"/>
      </w:r>
      <w:r w:rsidR="0025695D" w:rsidRPr="005A4184">
        <w:rPr>
          <w:rStyle w:val="Lienhypertexte"/>
          <w:rPrChange w:id="399" w:author="Nicolas MIRAULT" w:date="2021-08-29T20:06:00Z">
            <w:rPr>
              <w:rStyle w:val="Lienhypertexte"/>
            </w:rPr>
          </w:rPrChange>
        </w:rPr>
        <w:t xml:space="preserve">Capteur de distance LIDAR TF-MINI-PLUS </w:t>
      </w:r>
      <w:proofErr w:type="spellStart"/>
      <w:r w:rsidR="0025695D" w:rsidRPr="005A4184">
        <w:rPr>
          <w:rStyle w:val="Lienhypertexte"/>
          <w:rPrChange w:id="400" w:author="Nicolas MIRAULT" w:date="2021-08-29T20:06:00Z">
            <w:rPr>
              <w:rStyle w:val="Lienhypertexte"/>
            </w:rPr>
          </w:rPrChange>
        </w:rPr>
        <w:t>Benewake</w:t>
      </w:r>
      <w:proofErr w:type="spellEnd"/>
      <w:r w:rsidR="0025695D" w:rsidRPr="005A4184">
        <w:rPr>
          <w:rStyle w:val="Lienhypertexte"/>
          <w:rPrChange w:id="401" w:author="Nicolas MIRAULT" w:date="2021-08-29T20:06:00Z">
            <w:rPr>
              <w:rStyle w:val="Lienhypertexte"/>
            </w:rPr>
          </w:rPrChange>
        </w:rPr>
        <w:t xml:space="preserve"> - Distance | GO TRONIC</w:t>
      </w:r>
      <w:r w:rsidRPr="005A4184">
        <w:rPr>
          <w:rStyle w:val="Lienhypertexte"/>
          <w:rPrChange w:id="402" w:author="Nicolas MIRAULT" w:date="2021-08-29T20:06:00Z">
            <w:rPr>
              <w:rStyle w:val="Lienhypertexte"/>
            </w:rPr>
          </w:rPrChange>
        </w:rPr>
        <w:fldChar w:fldCharType="end"/>
      </w:r>
    </w:p>
    <w:p w14:paraId="701FF899" w14:textId="7350931D" w:rsidR="0025695D" w:rsidRPr="005A4184" w:rsidRDefault="0025695D" w:rsidP="0025695D">
      <w:pPr>
        <w:jc w:val="center"/>
        <w:rPr>
          <w:rFonts w:ascii="Segoe UI Emoji" w:eastAsia="Segoe UI Emoji" w:hAnsi="Segoe UI Emoji" w:cs="Segoe UI Emoji"/>
          <w:color w:val="002060"/>
          <w:rPrChange w:id="403" w:author="Nicolas MIRAULT" w:date="2021-08-29T20:06:00Z">
            <w:rPr>
              <w:rFonts w:ascii="Segoe UI Emoji" w:eastAsia="Segoe UI Emoji" w:hAnsi="Segoe UI Emoji" w:cs="Segoe UI Emoji"/>
              <w:color w:val="002060"/>
            </w:rPr>
          </w:rPrChange>
        </w:rPr>
      </w:pPr>
      <w:r w:rsidRPr="005A4184">
        <w:rPr>
          <w:rFonts w:ascii="Segoe UI Emoji" w:eastAsia="Segoe UI Emoji" w:hAnsi="Segoe UI Emoji" w:cs="Segoe UI Emoji"/>
          <w:color w:val="002060"/>
          <w:lang w:eastAsia="fr-FR"/>
          <w:rPrChange w:id="404" w:author="Nicolas MIRAULT" w:date="2021-08-29T20:06:00Z">
            <w:rPr>
              <w:rFonts w:ascii="Segoe UI Emoji" w:eastAsia="Segoe UI Emoji" w:hAnsi="Segoe UI Emoji" w:cs="Segoe UI Emoji"/>
              <w:noProof/>
              <w:color w:val="002060"/>
              <w:lang w:eastAsia="fr-FR"/>
            </w:rPr>
          </w:rPrChange>
        </w:rPr>
        <w:lastRenderedPageBreak/>
        <w:drawing>
          <wp:inline distT="0" distB="0" distL="0" distR="0" wp14:anchorId="7528A416" wp14:editId="4521AA6D">
            <wp:extent cx="2311400" cy="1879187"/>
            <wp:effectExtent l="0" t="0" r="0" b="698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13"/>
                    <a:stretch>
                      <a:fillRect/>
                    </a:stretch>
                  </pic:blipFill>
                  <pic:spPr>
                    <a:xfrm>
                      <a:off x="0" y="0"/>
                      <a:ext cx="2316873" cy="1883637"/>
                    </a:xfrm>
                    <a:prstGeom prst="rect">
                      <a:avLst/>
                    </a:prstGeom>
                  </pic:spPr>
                </pic:pic>
              </a:graphicData>
            </a:graphic>
          </wp:inline>
        </w:drawing>
      </w:r>
    </w:p>
    <w:p w14:paraId="6A3FAC0C" w14:textId="25976664" w:rsidR="008212E9" w:rsidRPr="005A4184" w:rsidRDefault="008212E9" w:rsidP="00ED29AE">
      <w:pPr>
        <w:rPr>
          <w:rFonts w:ascii="Segoe UI Emoji" w:eastAsia="Segoe UI Emoji" w:hAnsi="Segoe UI Emoji" w:cs="Segoe UI Emoji"/>
          <w:color w:val="002060"/>
          <w:rPrChange w:id="405" w:author="Nicolas MIRAULT" w:date="2021-08-29T20:06:00Z">
            <w:rPr>
              <w:rFonts w:ascii="Segoe UI Emoji" w:eastAsia="Segoe UI Emoji" w:hAnsi="Segoe UI Emoji" w:cs="Segoe UI Emoji"/>
              <w:color w:val="002060"/>
            </w:rPr>
          </w:rPrChange>
        </w:rPr>
      </w:pPr>
      <w:r w:rsidRPr="005A4184">
        <w:rPr>
          <w:rFonts w:ascii="Segoe UI Emoji" w:eastAsia="Segoe UI Emoji" w:hAnsi="Segoe UI Emoji" w:cs="Segoe UI Emoji"/>
          <w:color w:val="002060"/>
          <w:rPrChange w:id="406" w:author="Nicolas MIRAULT" w:date="2021-08-29T20:06:00Z">
            <w:rPr>
              <w:rFonts w:ascii="Segoe UI Emoji" w:eastAsia="Segoe UI Emoji" w:hAnsi="Segoe UI Emoji" w:cs="Segoe UI Emoji"/>
              <w:color w:val="002060"/>
            </w:rPr>
          </w:rPrChange>
        </w:rPr>
        <w:t xml:space="preserve">De </w:t>
      </w:r>
      <w:r w:rsidR="006F4C99" w:rsidRPr="005A4184">
        <w:rPr>
          <w:rPrChange w:id="407" w:author="Nicolas MIRAULT" w:date="2021-08-29T20:06:00Z">
            <w:rPr/>
          </w:rPrChange>
        </w:rPr>
        <w:fldChar w:fldCharType="begin"/>
      </w:r>
      <w:r w:rsidR="006F4C99" w:rsidRPr="005A4184">
        <w:rPr>
          <w:rPrChange w:id="408" w:author="Nicolas MIRAULT" w:date="2021-08-29T20:06:00Z">
            <w:rPr/>
          </w:rPrChange>
        </w:rPr>
        <w:instrText xml:space="preserve"> HYPERLINK "http://www.benewake.com" </w:instrText>
      </w:r>
      <w:r w:rsidR="006F4C99" w:rsidRPr="005A4184">
        <w:rPr>
          <w:rPrChange w:id="409" w:author="Nicolas MIRAULT" w:date="2021-08-29T20:06:00Z">
            <w:rPr/>
          </w:rPrChange>
        </w:rPr>
        <w:fldChar w:fldCharType="separate"/>
      </w:r>
      <w:r w:rsidRPr="005A4184">
        <w:rPr>
          <w:rStyle w:val="Lienhypertexte"/>
          <w:rFonts w:ascii="Segoe UI Emoji" w:eastAsia="Segoe UI Emoji" w:hAnsi="Segoe UI Emoji" w:cs="Segoe UI Emoji"/>
          <w:rPrChange w:id="410" w:author="Nicolas MIRAULT" w:date="2021-08-29T20:06:00Z">
            <w:rPr>
              <w:rStyle w:val="Lienhypertexte"/>
              <w:rFonts w:ascii="Segoe UI Emoji" w:eastAsia="Segoe UI Emoji" w:hAnsi="Segoe UI Emoji" w:cs="Segoe UI Emoji"/>
            </w:rPr>
          </w:rPrChange>
        </w:rPr>
        <w:t>www.benewake.com</w:t>
      </w:r>
      <w:r w:rsidR="006F4C99" w:rsidRPr="005A4184">
        <w:rPr>
          <w:rStyle w:val="Lienhypertexte"/>
          <w:rFonts w:ascii="Segoe UI Emoji" w:eastAsia="Segoe UI Emoji" w:hAnsi="Segoe UI Emoji" w:cs="Segoe UI Emoji"/>
          <w:rPrChange w:id="411" w:author="Nicolas MIRAULT" w:date="2021-08-29T20:06:00Z">
            <w:rPr>
              <w:rStyle w:val="Lienhypertexte"/>
              <w:rFonts w:ascii="Segoe UI Emoji" w:eastAsia="Segoe UI Emoji" w:hAnsi="Segoe UI Emoji" w:cs="Segoe UI Emoji"/>
            </w:rPr>
          </w:rPrChange>
        </w:rPr>
        <w:fldChar w:fldCharType="end"/>
      </w:r>
      <w:r w:rsidRPr="005A4184">
        <w:rPr>
          <w:rFonts w:ascii="Segoe UI Emoji" w:eastAsia="Segoe UI Emoji" w:hAnsi="Segoe UI Emoji" w:cs="Segoe UI Emoji"/>
          <w:color w:val="002060"/>
          <w:rPrChange w:id="412" w:author="Nicolas MIRAULT" w:date="2021-08-29T20:06:00Z">
            <w:rPr>
              <w:rFonts w:ascii="Segoe UI Emoji" w:eastAsia="Segoe UI Emoji" w:hAnsi="Segoe UI Emoji" w:cs="Segoe UI Emoji"/>
              <w:color w:val="002060"/>
            </w:rPr>
          </w:rPrChange>
        </w:rPr>
        <w:t> :</w:t>
      </w:r>
    </w:p>
    <w:p w14:paraId="3C3FE0B9" w14:textId="30D2E73B" w:rsidR="008212E9" w:rsidRPr="005A4184" w:rsidRDefault="008212E9" w:rsidP="00ED29AE">
      <w:pPr>
        <w:rPr>
          <w:rFonts w:ascii="Segoe UI Emoji" w:eastAsia="Segoe UI Emoji" w:hAnsi="Segoe UI Emoji" w:cs="Segoe UI Emoji"/>
          <w:color w:val="002060"/>
          <w:rPrChange w:id="413" w:author="Nicolas MIRAULT" w:date="2021-08-29T20:06:00Z">
            <w:rPr>
              <w:rFonts w:ascii="Segoe UI Emoji" w:eastAsia="Segoe UI Emoji" w:hAnsi="Segoe UI Emoji" w:cs="Segoe UI Emoji"/>
              <w:color w:val="002060"/>
            </w:rPr>
          </w:rPrChange>
        </w:rPr>
      </w:pPr>
      <w:r w:rsidRPr="005A4184">
        <w:rPr>
          <w:rFonts w:ascii="Segoe UI Emoji" w:eastAsia="Segoe UI Emoji" w:hAnsi="Segoe UI Emoji" w:cs="Segoe UI Emoji"/>
          <w:color w:val="002060"/>
          <w:rPrChange w:id="414" w:author="Nicolas MIRAULT" w:date="2021-08-29T20:06:00Z">
            <w:rPr>
              <w:rFonts w:ascii="Segoe UI Emoji" w:eastAsia="Segoe UI Emoji" w:hAnsi="Segoe UI Emoji" w:cs="Segoe UI Emoji"/>
              <w:color w:val="002060"/>
            </w:rPr>
          </w:rPrChange>
        </w:rPr>
        <w:t xml:space="preserve">Our CE30 </w:t>
      </w:r>
      <w:proofErr w:type="spellStart"/>
      <w:r w:rsidRPr="005A4184">
        <w:rPr>
          <w:rFonts w:ascii="Segoe UI Emoji" w:eastAsia="Segoe UI Emoji" w:hAnsi="Segoe UI Emoji" w:cs="Segoe UI Emoji"/>
          <w:color w:val="002060"/>
          <w:rPrChange w:id="415" w:author="Nicolas MIRAULT" w:date="2021-08-29T20:06:00Z">
            <w:rPr>
              <w:rFonts w:ascii="Segoe UI Emoji" w:eastAsia="Segoe UI Emoji" w:hAnsi="Segoe UI Emoji" w:cs="Segoe UI Emoji"/>
              <w:color w:val="002060"/>
            </w:rPr>
          </w:rPrChange>
        </w:rPr>
        <w:t>series</w:t>
      </w:r>
      <w:proofErr w:type="spellEnd"/>
      <w:r w:rsidRPr="005A4184">
        <w:rPr>
          <w:rFonts w:ascii="Segoe UI Emoji" w:eastAsia="Segoe UI Emoji" w:hAnsi="Segoe UI Emoji" w:cs="Segoe UI Emoji"/>
          <w:color w:val="002060"/>
          <w:rPrChange w:id="416" w:author="Nicolas MIRAULT" w:date="2021-08-29T20:06:00Z">
            <w:rPr>
              <w:rFonts w:ascii="Segoe UI Emoji" w:eastAsia="Segoe UI Emoji" w:hAnsi="Segoe UI Emoji" w:cs="Segoe UI Emoji"/>
              <w:color w:val="002060"/>
            </w:rPr>
          </w:rPrChange>
        </w:rPr>
        <w:t xml:space="preserve"> </w:t>
      </w:r>
      <w:proofErr w:type="spellStart"/>
      <w:r w:rsidRPr="005A4184">
        <w:rPr>
          <w:rFonts w:ascii="Segoe UI Emoji" w:eastAsia="Segoe UI Emoji" w:hAnsi="Segoe UI Emoji" w:cs="Segoe UI Emoji"/>
          <w:color w:val="002060"/>
          <w:rPrChange w:id="417" w:author="Nicolas MIRAULT" w:date="2021-08-29T20:06:00Z">
            <w:rPr>
              <w:rFonts w:ascii="Segoe UI Emoji" w:eastAsia="Segoe UI Emoji" w:hAnsi="Segoe UI Emoji" w:cs="Segoe UI Emoji"/>
              <w:color w:val="002060"/>
            </w:rPr>
          </w:rPrChange>
        </w:rPr>
        <w:t>solid</w:t>
      </w:r>
      <w:proofErr w:type="spellEnd"/>
      <w:r w:rsidRPr="005A4184">
        <w:rPr>
          <w:rFonts w:ascii="Segoe UI Emoji" w:eastAsia="Segoe UI Emoji" w:hAnsi="Segoe UI Emoji" w:cs="Segoe UI Emoji"/>
          <w:color w:val="002060"/>
          <w:rPrChange w:id="418" w:author="Nicolas MIRAULT" w:date="2021-08-29T20:06:00Z">
            <w:rPr>
              <w:rFonts w:ascii="Segoe UI Emoji" w:eastAsia="Segoe UI Emoji" w:hAnsi="Segoe UI Emoji" w:cs="Segoe UI Emoji"/>
              <w:color w:val="002060"/>
            </w:rPr>
          </w:rPrChange>
        </w:rPr>
        <w:t xml:space="preserve"> state </w:t>
      </w:r>
      <w:proofErr w:type="spellStart"/>
      <w:r w:rsidRPr="005A4184">
        <w:rPr>
          <w:rFonts w:ascii="Segoe UI Emoji" w:eastAsia="Segoe UI Emoji" w:hAnsi="Segoe UI Emoji" w:cs="Segoe UI Emoji"/>
          <w:color w:val="002060"/>
          <w:rPrChange w:id="419" w:author="Nicolas MIRAULT" w:date="2021-08-29T20:06:00Z">
            <w:rPr>
              <w:rFonts w:ascii="Segoe UI Emoji" w:eastAsia="Segoe UI Emoji" w:hAnsi="Segoe UI Emoji" w:cs="Segoe UI Emoji"/>
              <w:color w:val="002060"/>
            </w:rPr>
          </w:rPrChange>
        </w:rPr>
        <w:t>LiDAR</w:t>
      </w:r>
      <w:proofErr w:type="spellEnd"/>
      <w:r w:rsidRPr="005A4184">
        <w:rPr>
          <w:rFonts w:ascii="Segoe UI Emoji" w:eastAsia="Segoe UI Emoji" w:hAnsi="Segoe UI Emoji" w:cs="Segoe UI Emoji"/>
          <w:color w:val="002060"/>
          <w:rPrChange w:id="420" w:author="Nicolas MIRAULT" w:date="2021-08-29T20:06:00Z">
            <w:rPr>
              <w:rFonts w:ascii="Segoe UI Emoji" w:eastAsia="Segoe UI Emoji" w:hAnsi="Segoe UI Emoji" w:cs="Segoe UI Emoji"/>
              <w:color w:val="002060"/>
            </w:rPr>
          </w:rPrChange>
        </w:rPr>
        <w:t xml:space="preserve"> </w:t>
      </w:r>
      <w:proofErr w:type="spellStart"/>
      <w:r w:rsidRPr="005A4184">
        <w:rPr>
          <w:rFonts w:ascii="Segoe UI Emoji" w:eastAsia="Segoe UI Emoji" w:hAnsi="Segoe UI Emoji" w:cs="Segoe UI Emoji"/>
          <w:color w:val="002060"/>
          <w:rPrChange w:id="421" w:author="Nicolas MIRAULT" w:date="2021-08-29T20:06:00Z">
            <w:rPr>
              <w:rFonts w:ascii="Segoe UI Emoji" w:eastAsia="Segoe UI Emoji" w:hAnsi="Segoe UI Emoji" w:cs="Segoe UI Emoji"/>
              <w:color w:val="002060"/>
            </w:rPr>
          </w:rPrChange>
        </w:rPr>
        <w:t>is</w:t>
      </w:r>
      <w:proofErr w:type="spellEnd"/>
      <w:r w:rsidRPr="005A4184">
        <w:rPr>
          <w:rFonts w:ascii="Segoe UI Emoji" w:eastAsia="Segoe UI Emoji" w:hAnsi="Segoe UI Emoji" w:cs="Segoe UI Emoji"/>
          <w:color w:val="002060"/>
          <w:rPrChange w:id="422" w:author="Nicolas MIRAULT" w:date="2021-08-29T20:06:00Z">
            <w:rPr>
              <w:rFonts w:ascii="Segoe UI Emoji" w:eastAsia="Segoe UI Emoji" w:hAnsi="Segoe UI Emoji" w:cs="Segoe UI Emoji"/>
              <w:color w:val="002060"/>
            </w:rPr>
          </w:rPrChange>
        </w:rPr>
        <w:t xml:space="preserve"> </w:t>
      </w:r>
      <w:proofErr w:type="spellStart"/>
      <w:r w:rsidRPr="005A4184">
        <w:rPr>
          <w:rFonts w:ascii="Segoe UI Emoji" w:eastAsia="Segoe UI Emoji" w:hAnsi="Segoe UI Emoji" w:cs="Segoe UI Emoji"/>
          <w:color w:val="002060"/>
          <w:rPrChange w:id="423" w:author="Nicolas MIRAULT" w:date="2021-08-29T20:06:00Z">
            <w:rPr>
              <w:rFonts w:ascii="Segoe UI Emoji" w:eastAsia="Segoe UI Emoji" w:hAnsi="Segoe UI Emoji" w:cs="Segoe UI Emoji"/>
              <w:color w:val="002060"/>
            </w:rPr>
          </w:rPrChange>
        </w:rPr>
        <w:t>widely</w:t>
      </w:r>
      <w:proofErr w:type="spellEnd"/>
      <w:r w:rsidRPr="005A4184">
        <w:rPr>
          <w:rFonts w:ascii="Segoe UI Emoji" w:eastAsia="Segoe UI Emoji" w:hAnsi="Segoe UI Emoji" w:cs="Segoe UI Emoji"/>
          <w:color w:val="002060"/>
          <w:rPrChange w:id="424" w:author="Nicolas MIRAULT" w:date="2021-08-29T20:06:00Z">
            <w:rPr>
              <w:rFonts w:ascii="Segoe UI Emoji" w:eastAsia="Segoe UI Emoji" w:hAnsi="Segoe UI Emoji" w:cs="Segoe UI Emoji"/>
              <w:color w:val="002060"/>
            </w:rPr>
          </w:rPrChange>
        </w:rPr>
        <w:t xml:space="preserve"> </w:t>
      </w:r>
      <w:proofErr w:type="spellStart"/>
      <w:r w:rsidRPr="005A4184">
        <w:rPr>
          <w:rFonts w:ascii="Segoe UI Emoji" w:eastAsia="Segoe UI Emoji" w:hAnsi="Segoe UI Emoji" w:cs="Segoe UI Emoji"/>
          <w:color w:val="002060"/>
          <w:rPrChange w:id="425" w:author="Nicolas MIRAULT" w:date="2021-08-29T20:06:00Z">
            <w:rPr>
              <w:rFonts w:ascii="Segoe UI Emoji" w:eastAsia="Segoe UI Emoji" w:hAnsi="Segoe UI Emoji" w:cs="Segoe UI Emoji"/>
              <w:color w:val="002060"/>
            </w:rPr>
          </w:rPrChange>
        </w:rPr>
        <w:t>used</w:t>
      </w:r>
      <w:proofErr w:type="spellEnd"/>
      <w:r w:rsidRPr="005A4184">
        <w:rPr>
          <w:rFonts w:ascii="Segoe UI Emoji" w:eastAsia="Segoe UI Emoji" w:hAnsi="Segoe UI Emoji" w:cs="Segoe UI Emoji"/>
          <w:color w:val="002060"/>
          <w:rPrChange w:id="426" w:author="Nicolas MIRAULT" w:date="2021-08-29T20:06:00Z">
            <w:rPr>
              <w:rFonts w:ascii="Segoe UI Emoji" w:eastAsia="Segoe UI Emoji" w:hAnsi="Segoe UI Emoji" w:cs="Segoe UI Emoji"/>
              <w:color w:val="002060"/>
            </w:rPr>
          </w:rPrChange>
        </w:rPr>
        <w:t xml:space="preserve"> for AGV/UGV/Mobile </w:t>
      </w:r>
      <w:proofErr w:type="spellStart"/>
      <w:r w:rsidRPr="005A4184">
        <w:rPr>
          <w:rFonts w:ascii="Segoe UI Emoji" w:eastAsia="Segoe UI Emoji" w:hAnsi="Segoe UI Emoji" w:cs="Segoe UI Emoji"/>
          <w:color w:val="002060"/>
          <w:rPrChange w:id="427" w:author="Nicolas MIRAULT" w:date="2021-08-29T20:06:00Z">
            <w:rPr>
              <w:rFonts w:ascii="Segoe UI Emoji" w:eastAsia="Segoe UI Emoji" w:hAnsi="Segoe UI Emoji" w:cs="Segoe UI Emoji"/>
              <w:color w:val="002060"/>
            </w:rPr>
          </w:rPrChange>
        </w:rPr>
        <w:t>Robotics</w:t>
      </w:r>
      <w:proofErr w:type="spellEnd"/>
      <w:r w:rsidRPr="005A4184">
        <w:rPr>
          <w:rFonts w:ascii="Segoe UI Emoji" w:eastAsia="Segoe UI Emoji" w:hAnsi="Segoe UI Emoji" w:cs="Segoe UI Emoji"/>
          <w:color w:val="002060"/>
          <w:rPrChange w:id="428" w:author="Nicolas MIRAULT" w:date="2021-08-29T20:06:00Z">
            <w:rPr>
              <w:rFonts w:ascii="Segoe UI Emoji" w:eastAsia="Segoe UI Emoji" w:hAnsi="Segoe UI Emoji" w:cs="Segoe UI Emoji"/>
              <w:color w:val="002060"/>
            </w:rPr>
          </w:rPrChange>
        </w:rPr>
        <w:t>/Robots/</w:t>
      </w:r>
      <w:proofErr w:type="spellStart"/>
      <w:r w:rsidRPr="005A4184">
        <w:rPr>
          <w:rFonts w:ascii="Segoe UI Emoji" w:eastAsia="Segoe UI Emoji" w:hAnsi="Segoe UI Emoji" w:cs="Segoe UI Emoji"/>
          <w:color w:val="002060"/>
          <w:rPrChange w:id="429" w:author="Nicolas MIRAULT" w:date="2021-08-29T20:06:00Z">
            <w:rPr>
              <w:rFonts w:ascii="Segoe UI Emoji" w:eastAsia="Segoe UI Emoji" w:hAnsi="Segoe UI Emoji" w:cs="Segoe UI Emoji"/>
              <w:color w:val="002060"/>
            </w:rPr>
          </w:rPrChange>
        </w:rPr>
        <w:t>Vehicles</w:t>
      </w:r>
      <w:proofErr w:type="spellEnd"/>
      <w:r w:rsidRPr="005A4184">
        <w:rPr>
          <w:rFonts w:ascii="Segoe UI Emoji" w:eastAsia="Segoe UI Emoji" w:hAnsi="Segoe UI Emoji" w:cs="Segoe UI Emoji"/>
          <w:color w:val="002060"/>
          <w:rPrChange w:id="430" w:author="Nicolas MIRAULT" w:date="2021-08-29T20:06:00Z">
            <w:rPr>
              <w:rFonts w:ascii="Segoe UI Emoji" w:eastAsia="Segoe UI Emoji" w:hAnsi="Segoe UI Emoji" w:cs="Segoe UI Emoji"/>
              <w:color w:val="002060"/>
            </w:rPr>
          </w:rPrChange>
        </w:rPr>
        <w:t>/</w:t>
      </w:r>
      <w:proofErr w:type="spellStart"/>
      <w:r w:rsidRPr="005A4184">
        <w:rPr>
          <w:rFonts w:ascii="Segoe UI Emoji" w:eastAsia="Segoe UI Emoji" w:hAnsi="Segoe UI Emoji" w:cs="Segoe UI Emoji"/>
          <w:color w:val="002060"/>
          <w:rPrChange w:id="431" w:author="Nicolas MIRAULT" w:date="2021-08-29T20:06:00Z">
            <w:rPr>
              <w:rFonts w:ascii="Segoe UI Emoji" w:eastAsia="Segoe UI Emoji" w:hAnsi="Segoe UI Emoji" w:cs="Segoe UI Emoji"/>
              <w:color w:val="002060"/>
            </w:rPr>
          </w:rPrChange>
        </w:rPr>
        <w:t>Safety</w:t>
      </w:r>
      <w:proofErr w:type="spellEnd"/>
      <w:r w:rsidRPr="005A4184">
        <w:rPr>
          <w:rFonts w:ascii="Segoe UI Emoji" w:eastAsia="Segoe UI Emoji" w:hAnsi="Segoe UI Emoji" w:cs="Segoe UI Emoji"/>
          <w:color w:val="002060"/>
          <w:rPrChange w:id="432" w:author="Nicolas MIRAULT" w:date="2021-08-29T20:06:00Z">
            <w:rPr>
              <w:rFonts w:ascii="Segoe UI Emoji" w:eastAsia="Segoe UI Emoji" w:hAnsi="Segoe UI Emoji" w:cs="Segoe UI Emoji"/>
              <w:color w:val="002060"/>
            </w:rPr>
          </w:rPrChange>
        </w:rPr>
        <w:t>, etc.  </w:t>
      </w:r>
      <w:proofErr w:type="gramStart"/>
      <w:r w:rsidRPr="005A4184">
        <w:rPr>
          <w:rFonts w:ascii="Segoe UI Emoji" w:eastAsia="Segoe UI Emoji" w:hAnsi="Segoe UI Emoji" w:cs="Segoe UI Emoji"/>
          <w:color w:val="002060"/>
          <w:rPrChange w:id="433" w:author="Nicolas MIRAULT" w:date="2021-08-29T20:06:00Z">
            <w:rPr>
              <w:rFonts w:ascii="Segoe UI Emoji" w:eastAsia="Segoe UI Emoji" w:hAnsi="Segoe UI Emoji" w:cs="Segoe UI Emoji"/>
              <w:color w:val="002060"/>
            </w:rPr>
          </w:rPrChange>
        </w:rPr>
        <w:t>and</w:t>
      </w:r>
      <w:proofErr w:type="gramEnd"/>
      <w:r w:rsidRPr="005A4184">
        <w:rPr>
          <w:rFonts w:ascii="Segoe UI Emoji" w:eastAsia="Segoe UI Emoji" w:hAnsi="Segoe UI Emoji" w:cs="Segoe UI Emoji"/>
          <w:color w:val="002060"/>
          <w:rPrChange w:id="434" w:author="Nicolas MIRAULT" w:date="2021-08-29T20:06:00Z">
            <w:rPr>
              <w:rFonts w:ascii="Segoe UI Emoji" w:eastAsia="Segoe UI Emoji" w:hAnsi="Segoe UI Emoji" w:cs="Segoe UI Emoji"/>
              <w:color w:val="002060"/>
            </w:rPr>
          </w:rPrChange>
        </w:rPr>
        <w:t xml:space="preserve"> TF </w:t>
      </w:r>
      <w:proofErr w:type="spellStart"/>
      <w:r w:rsidRPr="005A4184">
        <w:rPr>
          <w:rFonts w:ascii="Segoe UI Emoji" w:eastAsia="Segoe UI Emoji" w:hAnsi="Segoe UI Emoji" w:cs="Segoe UI Emoji"/>
          <w:color w:val="002060"/>
          <w:rPrChange w:id="435" w:author="Nicolas MIRAULT" w:date="2021-08-29T20:06:00Z">
            <w:rPr>
              <w:rFonts w:ascii="Segoe UI Emoji" w:eastAsia="Segoe UI Emoji" w:hAnsi="Segoe UI Emoji" w:cs="Segoe UI Emoji"/>
              <w:color w:val="002060"/>
            </w:rPr>
          </w:rPrChange>
        </w:rPr>
        <w:t>series</w:t>
      </w:r>
      <w:proofErr w:type="spellEnd"/>
      <w:r w:rsidRPr="005A4184">
        <w:rPr>
          <w:rFonts w:ascii="Segoe UI Emoji" w:eastAsia="Segoe UI Emoji" w:hAnsi="Segoe UI Emoji" w:cs="Segoe UI Emoji"/>
          <w:color w:val="002060"/>
          <w:rPrChange w:id="436" w:author="Nicolas MIRAULT" w:date="2021-08-29T20:06:00Z">
            <w:rPr>
              <w:rFonts w:ascii="Segoe UI Emoji" w:eastAsia="Segoe UI Emoji" w:hAnsi="Segoe UI Emoji" w:cs="Segoe UI Emoji"/>
              <w:color w:val="002060"/>
            </w:rPr>
          </w:rPrChange>
        </w:rPr>
        <w:t xml:space="preserve"> single point </w:t>
      </w:r>
      <w:proofErr w:type="spellStart"/>
      <w:r w:rsidRPr="005A4184">
        <w:rPr>
          <w:rFonts w:ascii="Segoe UI Emoji" w:eastAsia="Segoe UI Emoji" w:hAnsi="Segoe UI Emoji" w:cs="Segoe UI Emoji"/>
          <w:color w:val="002060"/>
          <w:rPrChange w:id="437" w:author="Nicolas MIRAULT" w:date="2021-08-29T20:06:00Z">
            <w:rPr>
              <w:rFonts w:ascii="Segoe UI Emoji" w:eastAsia="Segoe UI Emoji" w:hAnsi="Segoe UI Emoji" w:cs="Segoe UI Emoji"/>
              <w:color w:val="002060"/>
            </w:rPr>
          </w:rPrChange>
        </w:rPr>
        <w:t>LiDAR</w:t>
      </w:r>
      <w:proofErr w:type="spellEnd"/>
      <w:r w:rsidRPr="005A4184">
        <w:rPr>
          <w:rFonts w:ascii="Segoe UI Emoji" w:eastAsia="Segoe UI Emoji" w:hAnsi="Segoe UI Emoji" w:cs="Segoe UI Emoji"/>
          <w:color w:val="002060"/>
          <w:rPrChange w:id="438" w:author="Nicolas MIRAULT" w:date="2021-08-29T20:06:00Z">
            <w:rPr>
              <w:rFonts w:ascii="Segoe UI Emoji" w:eastAsia="Segoe UI Emoji" w:hAnsi="Segoe UI Emoji" w:cs="Segoe UI Emoji"/>
              <w:color w:val="002060"/>
            </w:rPr>
          </w:rPrChange>
        </w:rPr>
        <w:t> </w:t>
      </w:r>
      <w:proofErr w:type="spellStart"/>
      <w:r w:rsidRPr="005A4184">
        <w:rPr>
          <w:rFonts w:ascii="Segoe UI Emoji" w:eastAsia="Segoe UI Emoji" w:hAnsi="Segoe UI Emoji" w:cs="Segoe UI Emoji"/>
          <w:color w:val="002060"/>
          <w:rPrChange w:id="439" w:author="Nicolas MIRAULT" w:date="2021-08-29T20:06:00Z">
            <w:rPr>
              <w:rFonts w:ascii="Segoe UI Emoji" w:eastAsia="Segoe UI Emoji" w:hAnsi="Segoe UI Emoji" w:cs="Segoe UI Emoji"/>
              <w:color w:val="002060"/>
            </w:rPr>
          </w:rPrChange>
        </w:rPr>
        <w:t>is</w:t>
      </w:r>
      <w:proofErr w:type="spellEnd"/>
      <w:r w:rsidRPr="005A4184">
        <w:rPr>
          <w:rFonts w:ascii="Segoe UI Emoji" w:eastAsia="Segoe UI Emoji" w:hAnsi="Segoe UI Emoji" w:cs="Segoe UI Emoji"/>
          <w:color w:val="002060"/>
          <w:rPrChange w:id="440" w:author="Nicolas MIRAULT" w:date="2021-08-29T20:06:00Z">
            <w:rPr>
              <w:rFonts w:ascii="Segoe UI Emoji" w:eastAsia="Segoe UI Emoji" w:hAnsi="Segoe UI Emoji" w:cs="Segoe UI Emoji"/>
              <w:color w:val="002060"/>
            </w:rPr>
          </w:rPrChange>
        </w:rPr>
        <w:t xml:space="preserve"> </w:t>
      </w:r>
      <w:proofErr w:type="spellStart"/>
      <w:r w:rsidRPr="005A4184">
        <w:rPr>
          <w:rFonts w:ascii="Segoe UI Emoji" w:eastAsia="Segoe UI Emoji" w:hAnsi="Segoe UI Emoji" w:cs="Segoe UI Emoji"/>
          <w:color w:val="002060"/>
          <w:rPrChange w:id="441" w:author="Nicolas MIRAULT" w:date="2021-08-29T20:06:00Z">
            <w:rPr>
              <w:rFonts w:ascii="Segoe UI Emoji" w:eastAsia="Segoe UI Emoji" w:hAnsi="Segoe UI Emoji" w:cs="Segoe UI Emoji"/>
              <w:color w:val="002060"/>
            </w:rPr>
          </w:rPrChange>
        </w:rPr>
        <w:t>widely</w:t>
      </w:r>
      <w:proofErr w:type="spellEnd"/>
      <w:r w:rsidRPr="005A4184">
        <w:rPr>
          <w:rFonts w:ascii="Segoe UI Emoji" w:eastAsia="Segoe UI Emoji" w:hAnsi="Segoe UI Emoji" w:cs="Segoe UI Emoji"/>
          <w:color w:val="002060"/>
          <w:rPrChange w:id="442" w:author="Nicolas MIRAULT" w:date="2021-08-29T20:06:00Z">
            <w:rPr>
              <w:rFonts w:ascii="Segoe UI Emoji" w:eastAsia="Segoe UI Emoji" w:hAnsi="Segoe UI Emoji" w:cs="Segoe UI Emoji"/>
              <w:color w:val="002060"/>
            </w:rPr>
          </w:rPrChange>
        </w:rPr>
        <w:t xml:space="preserve"> </w:t>
      </w:r>
      <w:proofErr w:type="spellStart"/>
      <w:r w:rsidRPr="005A4184">
        <w:rPr>
          <w:rFonts w:ascii="Segoe UI Emoji" w:eastAsia="Segoe UI Emoji" w:hAnsi="Segoe UI Emoji" w:cs="Segoe UI Emoji"/>
          <w:color w:val="002060"/>
          <w:rPrChange w:id="443" w:author="Nicolas MIRAULT" w:date="2021-08-29T20:06:00Z">
            <w:rPr>
              <w:rFonts w:ascii="Segoe UI Emoji" w:eastAsia="Segoe UI Emoji" w:hAnsi="Segoe UI Emoji" w:cs="Segoe UI Emoji"/>
              <w:color w:val="002060"/>
            </w:rPr>
          </w:rPrChange>
        </w:rPr>
        <w:t>used</w:t>
      </w:r>
      <w:proofErr w:type="spellEnd"/>
      <w:r w:rsidRPr="005A4184">
        <w:rPr>
          <w:rFonts w:ascii="Segoe UI Emoji" w:eastAsia="Segoe UI Emoji" w:hAnsi="Segoe UI Emoji" w:cs="Segoe UI Emoji"/>
          <w:color w:val="002060"/>
          <w:rPrChange w:id="444" w:author="Nicolas MIRAULT" w:date="2021-08-29T20:06:00Z">
            <w:rPr>
              <w:rFonts w:ascii="Segoe UI Emoji" w:eastAsia="Segoe UI Emoji" w:hAnsi="Segoe UI Emoji" w:cs="Segoe UI Emoji"/>
              <w:color w:val="002060"/>
            </w:rPr>
          </w:rPrChange>
        </w:rPr>
        <w:t xml:space="preserve"> for IoT/ITS/smart city/</w:t>
      </w:r>
      <w:proofErr w:type="spellStart"/>
      <w:r w:rsidRPr="005A4184">
        <w:rPr>
          <w:rFonts w:ascii="Segoe UI Emoji" w:eastAsia="Segoe UI Emoji" w:hAnsi="Segoe UI Emoji" w:cs="Segoe UI Emoji"/>
          <w:color w:val="002060"/>
          <w:rPrChange w:id="445" w:author="Nicolas MIRAULT" w:date="2021-08-29T20:06:00Z">
            <w:rPr>
              <w:rFonts w:ascii="Segoe UI Emoji" w:eastAsia="Segoe UI Emoji" w:hAnsi="Segoe UI Emoji" w:cs="Segoe UI Emoji"/>
              <w:color w:val="002060"/>
            </w:rPr>
          </w:rPrChange>
        </w:rPr>
        <w:t>traffic</w:t>
      </w:r>
      <w:proofErr w:type="spellEnd"/>
      <w:r w:rsidRPr="005A4184">
        <w:rPr>
          <w:rFonts w:ascii="Segoe UI Emoji" w:eastAsia="Segoe UI Emoji" w:hAnsi="Segoe UI Emoji" w:cs="Segoe UI Emoji"/>
          <w:color w:val="002060"/>
          <w:rPrChange w:id="446" w:author="Nicolas MIRAULT" w:date="2021-08-29T20:06:00Z">
            <w:rPr>
              <w:rFonts w:ascii="Segoe UI Emoji" w:eastAsia="Segoe UI Emoji" w:hAnsi="Segoe UI Emoji" w:cs="Segoe UI Emoji"/>
              <w:color w:val="002060"/>
            </w:rPr>
          </w:rPrChange>
        </w:rPr>
        <w:t xml:space="preserve"> </w:t>
      </w:r>
      <w:proofErr w:type="spellStart"/>
      <w:r w:rsidRPr="005A4184">
        <w:rPr>
          <w:rFonts w:ascii="Segoe UI Emoji" w:eastAsia="Segoe UI Emoji" w:hAnsi="Segoe UI Emoji" w:cs="Segoe UI Emoji"/>
          <w:color w:val="002060"/>
          <w:rPrChange w:id="447" w:author="Nicolas MIRAULT" w:date="2021-08-29T20:06:00Z">
            <w:rPr>
              <w:rFonts w:ascii="Segoe UI Emoji" w:eastAsia="Segoe UI Emoji" w:hAnsi="Segoe UI Emoji" w:cs="Segoe UI Emoji"/>
              <w:color w:val="002060"/>
            </w:rPr>
          </w:rPrChange>
        </w:rPr>
        <w:t>statistics</w:t>
      </w:r>
      <w:proofErr w:type="spellEnd"/>
      <w:r w:rsidRPr="005A4184">
        <w:rPr>
          <w:rFonts w:ascii="Segoe UI Emoji" w:eastAsia="Segoe UI Emoji" w:hAnsi="Segoe UI Emoji" w:cs="Segoe UI Emoji"/>
          <w:color w:val="002060"/>
          <w:rPrChange w:id="448" w:author="Nicolas MIRAULT" w:date="2021-08-29T20:06:00Z">
            <w:rPr>
              <w:rFonts w:ascii="Segoe UI Emoji" w:eastAsia="Segoe UI Emoji" w:hAnsi="Segoe UI Emoji" w:cs="Segoe UI Emoji"/>
              <w:color w:val="002060"/>
            </w:rPr>
          </w:rPrChange>
        </w:rPr>
        <w:t>/</w:t>
      </w:r>
      <w:proofErr w:type="spellStart"/>
      <w:r w:rsidRPr="005A4184">
        <w:rPr>
          <w:rFonts w:ascii="Segoe UI Emoji" w:eastAsia="Segoe UI Emoji" w:hAnsi="Segoe UI Emoji" w:cs="Segoe UI Emoji"/>
          <w:color w:val="002060"/>
          <w:rPrChange w:id="449" w:author="Nicolas MIRAULT" w:date="2021-08-29T20:06:00Z">
            <w:rPr>
              <w:rFonts w:ascii="Segoe UI Emoji" w:eastAsia="Segoe UI Emoji" w:hAnsi="Segoe UI Emoji" w:cs="Segoe UI Emoji"/>
              <w:color w:val="002060"/>
            </w:rPr>
          </w:rPrChange>
        </w:rPr>
        <w:t>vehicles</w:t>
      </w:r>
      <w:proofErr w:type="spellEnd"/>
      <w:r w:rsidRPr="005A4184">
        <w:rPr>
          <w:rFonts w:ascii="Segoe UI Emoji" w:eastAsia="Segoe UI Emoji" w:hAnsi="Segoe UI Emoji" w:cs="Segoe UI Emoji"/>
          <w:color w:val="002060"/>
          <w:rPrChange w:id="450" w:author="Nicolas MIRAULT" w:date="2021-08-29T20:06:00Z">
            <w:rPr>
              <w:rFonts w:ascii="Segoe UI Emoji" w:eastAsia="Segoe UI Emoji" w:hAnsi="Segoe UI Emoji" w:cs="Segoe UI Emoji"/>
              <w:color w:val="002060"/>
            </w:rPr>
          </w:rPrChange>
        </w:rPr>
        <w:t xml:space="preserve"> </w:t>
      </w:r>
      <w:proofErr w:type="spellStart"/>
      <w:r w:rsidRPr="005A4184">
        <w:rPr>
          <w:rFonts w:ascii="Segoe UI Emoji" w:eastAsia="Segoe UI Emoji" w:hAnsi="Segoe UI Emoji" w:cs="Segoe UI Emoji"/>
          <w:color w:val="002060"/>
          <w:rPrChange w:id="451" w:author="Nicolas MIRAULT" w:date="2021-08-29T20:06:00Z">
            <w:rPr>
              <w:rFonts w:ascii="Segoe UI Emoji" w:eastAsia="Segoe UI Emoji" w:hAnsi="Segoe UI Emoji" w:cs="Segoe UI Emoji"/>
              <w:color w:val="002060"/>
            </w:rPr>
          </w:rPrChange>
        </w:rPr>
        <w:t>counting</w:t>
      </w:r>
      <w:proofErr w:type="spellEnd"/>
      <w:r w:rsidRPr="005A4184">
        <w:rPr>
          <w:rFonts w:ascii="Segoe UI Emoji" w:eastAsia="Segoe UI Emoji" w:hAnsi="Segoe UI Emoji" w:cs="Segoe UI Emoji"/>
          <w:color w:val="002060"/>
          <w:rPrChange w:id="452" w:author="Nicolas MIRAULT" w:date="2021-08-29T20:06:00Z">
            <w:rPr>
              <w:rFonts w:ascii="Segoe UI Emoji" w:eastAsia="Segoe UI Emoji" w:hAnsi="Segoe UI Emoji" w:cs="Segoe UI Emoji"/>
              <w:color w:val="002060"/>
            </w:rPr>
          </w:rPrChange>
        </w:rPr>
        <w:t xml:space="preserve">/people </w:t>
      </w:r>
      <w:proofErr w:type="spellStart"/>
      <w:r w:rsidRPr="005A4184">
        <w:rPr>
          <w:rFonts w:ascii="Segoe UI Emoji" w:eastAsia="Segoe UI Emoji" w:hAnsi="Segoe UI Emoji" w:cs="Segoe UI Emoji"/>
          <w:color w:val="002060"/>
          <w:rPrChange w:id="453" w:author="Nicolas MIRAULT" w:date="2021-08-29T20:06:00Z">
            <w:rPr>
              <w:rFonts w:ascii="Segoe UI Emoji" w:eastAsia="Segoe UI Emoji" w:hAnsi="Segoe UI Emoji" w:cs="Segoe UI Emoji"/>
              <w:color w:val="002060"/>
            </w:rPr>
          </w:rPrChange>
        </w:rPr>
        <w:t>counting</w:t>
      </w:r>
      <w:proofErr w:type="spellEnd"/>
      <w:r w:rsidRPr="005A4184">
        <w:rPr>
          <w:rFonts w:ascii="Segoe UI Emoji" w:eastAsia="Segoe UI Emoji" w:hAnsi="Segoe UI Emoji" w:cs="Segoe UI Emoji"/>
          <w:color w:val="002060"/>
          <w:rPrChange w:id="454" w:author="Nicolas MIRAULT" w:date="2021-08-29T20:06:00Z">
            <w:rPr>
              <w:rFonts w:ascii="Segoe UI Emoji" w:eastAsia="Segoe UI Emoji" w:hAnsi="Segoe UI Emoji" w:cs="Segoe UI Emoji"/>
              <w:color w:val="002060"/>
            </w:rPr>
          </w:rPrChange>
        </w:rPr>
        <w:t>/</w:t>
      </w:r>
      <w:proofErr w:type="spellStart"/>
      <w:r w:rsidRPr="005A4184">
        <w:rPr>
          <w:rFonts w:ascii="Segoe UI Emoji" w:eastAsia="Segoe UI Emoji" w:hAnsi="Segoe UI Emoji" w:cs="Segoe UI Emoji"/>
          <w:color w:val="002060"/>
          <w:rPrChange w:id="455" w:author="Nicolas MIRAULT" w:date="2021-08-29T20:06:00Z">
            <w:rPr>
              <w:rFonts w:ascii="Segoe UI Emoji" w:eastAsia="Segoe UI Emoji" w:hAnsi="Segoe UI Emoji" w:cs="Segoe UI Emoji"/>
              <w:color w:val="002060"/>
            </w:rPr>
          </w:rPrChange>
        </w:rPr>
        <w:t>level</w:t>
      </w:r>
      <w:proofErr w:type="spellEnd"/>
      <w:r w:rsidRPr="005A4184">
        <w:rPr>
          <w:rFonts w:ascii="Segoe UI Emoji" w:eastAsia="Segoe UI Emoji" w:hAnsi="Segoe UI Emoji" w:cs="Segoe UI Emoji"/>
          <w:color w:val="002060"/>
          <w:rPrChange w:id="456" w:author="Nicolas MIRAULT" w:date="2021-08-29T20:06:00Z">
            <w:rPr>
              <w:rFonts w:ascii="Segoe UI Emoji" w:eastAsia="Segoe UI Emoji" w:hAnsi="Segoe UI Emoji" w:cs="Segoe UI Emoji"/>
              <w:color w:val="002060"/>
            </w:rPr>
          </w:rPrChange>
        </w:rPr>
        <w:t xml:space="preserve"> </w:t>
      </w:r>
      <w:proofErr w:type="spellStart"/>
      <w:r w:rsidRPr="005A4184">
        <w:rPr>
          <w:rFonts w:ascii="Segoe UI Emoji" w:eastAsia="Segoe UI Emoji" w:hAnsi="Segoe UI Emoji" w:cs="Segoe UI Emoji"/>
          <w:color w:val="002060"/>
          <w:rPrChange w:id="457" w:author="Nicolas MIRAULT" w:date="2021-08-29T20:06:00Z">
            <w:rPr>
              <w:rFonts w:ascii="Segoe UI Emoji" w:eastAsia="Segoe UI Emoji" w:hAnsi="Segoe UI Emoji" w:cs="Segoe UI Emoji"/>
              <w:color w:val="002060"/>
            </w:rPr>
          </w:rPrChange>
        </w:rPr>
        <w:t>sensing</w:t>
      </w:r>
      <w:proofErr w:type="spellEnd"/>
      <w:r w:rsidRPr="005A4184">
        <w:rPr>
          <w:rFonts w:ascii="Segoe UI Emoji" w:eastAsia="Segoe UI Emoji" w:hAnsi="Segoe UI Emoji" w:cs="Segoe UI Emoji"/>
          <w:color w:val="002060"/>
          <w:rPrChange w:id="458" w:author="Nicolas MIRAULT" w:date="2021-08-29T20:06:00Z">
            <w:rPr>
              <w:rFonts w:ascii="Segoe UI Emoji" w:eastAsia="Segoe UI Emoji" w:hAnsi="Segoe UI Emoji" w:cs="Segoe UI Emoji"/>
              <w:color w:val="002060"/>
            </w:rPr>
          </w:rPrChange>
        </w:rPr>
        <w:t>/</w:t>
      </w:r>
      <w:proofErr w:type="spellStart"/>
      <w:r w:rsidRPr="005A4184">
        <w:rPr>
          <w:rFonts w:ascii="Segoe UI Emoji" w:eastAsia="Segoe UI Emoji" w:hAnsi="Segoe UI Emoji" w:cs="Segoe UI Emoji"/>
          <w:color w:val="002060"/>
          <w:rPrChange w:id="459" w:author="Nicolas MIRAULT" w:date="2021-08-29T20:06:00Z">
            <w:rPr>
              <w:rFonts w:ascii="Segoe UI Emoji" w:eastAsia="Segoe UI Emoji" w:hAnsi="Segoe UI Emoji" w:cs="Segoe UI Emoji"/>
              <w:color w:val="002060"/>
            </w:rPr>
          </w:rPrChange>
        </w:rPr>
        <w:t>security</w:t>
      </w:r>
      <w:proofErr w:type="spellEnd"/>
      <w:r w:rsidRPr="005A4184">
        <w:rPr>
          <w:rFonts w:ascii="Segoe UI Emoji" w:eastAsia="Segoe UI Emoji" w:hAnsi="Segoe UI Emoji" w:cs="Segoe UI Emoji"/>
          <w:color w:val="002060"/>
          <w:rPrChange w:id="460" w:author="Nicolas MIRAULT" w:date="2021-08-29T20:06:00Z">
            <w:rPr>
              <w:rFonts w:ascii="Segoe UI Emoji" w:eastAsia="Segoe UI Emoji" w:hAnsi="Segoe UI Emoji" w:cs="Segoe UI Emoji"/>
              <w:color w:val="002060"/>
            </w:rPr>
          </w:rPrChange>
        </w:rPr>
        <w:t xml:space="preserve"> </w:t>
      </w:r>
      <w:proofErr w:type="spellStart"/>
      <w:r w:rsidRPr="005A4184">
        <w:rPr>
          <w:rFonts w:ascii="Segoe UI Emoji" w:eastAsia="Segoe UI Emoji" w:hAnsi="Segoe UI Emoji" w:cs="Segoe UI Emoji"/>
          <w:color w:val="002060"/>
          <w:rPrChange w:id="461" w:author="Nicolas MIRAULT" w:date="2021-08-29T20:06:00Z">
            <w:rPr>
              <w:rFonts w:ascii="Segoe UI Emoji" w:eastAsia="Segoe UI Emoji" w:hAnsi="Segoe UI Emoji" w:cs="Segoe UI Emoji"/>
              <w:color w:val="002060"/>
            </w:rPr>
          </w:rPrChange>
        </w:rPr>
        <w:t>detection,etc</w:t>
      </w:r>
      <w:proofErr w:type="spellEnd"/>
      <w:r w:rsidRPr="005A4184">
        <w:rPr>
          <w:rFonts w:ascii="Segoe UI Emoji" w:eastAsia="Segoe UI Emoji" w:hAnsi="Segoe UI Emoji" w:cs="Segoe UI Emoji"/>
          <w:color w:val="002060"/>
          <w:rPrChange w:id="462" w:author="Nicolas MIRAULT" w:date="2021-08-29T20:06:00Z">
            <w:rPr>
              <w:rFonts w:ascii="Segoe UI Emoji" w:eastAsia="Segoe UI Emoji" w:hAnsi="Segoe UI Emoji" w:cs="Segoe UI Emoji"/>
              <w:color w:val="002060"/>
            </w:rPr>
          </w:rPrChange>
        </w:rPr>
        <w:t xml:space="preserve">. </w:t>
      </w:r>
      <w:proofErr w:type="spellStart"/>
      <w:r w:rsidRPr="005A4184">
        <w:rPr>
          <w:rFonts w:ascii="Segoe UI Emoji" w:eastAsia="Segoe UI Emoji" w:hAnsi="Segoe UI Emoji" w:cs="Segoe UI Emoji"/>
          <w:color w:val="002060"/>
          <w:rPrChange w:id="463" w:author="Nicolas MIRAULT" w:date="2021-08-29T20:06:00Z">
            <w:rPr>
              <w:rFonts w:ascii="Segoe UI Emoji" w:eastAsia="Segoe UI Emoji" w:hAnsi="Segoe UI Emoji" w:cs="Segoe UI Emoji"/>
              <w:color w:val="002060"/>
            </w:rPr>
          </w:rPrChange>
        </w:rPr>
        <w:t>Below</w:t>
      </w:r>
      <w:proofErr w:type="spellEnd"/>
      <w:r w:rsidRPr="005A4184">
        <w:rPr>
          <w:rFonts w:ascii="Segoe UI Emoji" w:eastAsia="Segoe UI Emoji" w:hAnsi="Segoe UI Emoji" w:cs="Segoe UI Emoji"/>
          <w:color w:val="002060"/>
          <w:rPrChange w:id="464" w:author="Nicolas MIRAULT" w:date="2021-08-29T20:06:00Z">
            <w:rPr>
              <w:rFonts w:ascii="Segoe UI Emoji" w:eastAsia="Segoe UI Emoji" w:hAnsi="Segoe UI Emoji" w:cs="Segoe UI Emoji"/>
              <w:color w:val="002060"/>
            </w:rPr>
          </w:rPrChange>
        </w:rPr>
        <w:t xml:space="preserve"> are the </w:t>
      </w:r>
      <w:proofErr w:type="spellStart"/>
      <w:r w:rsidRPr="005A4184">
        <w:rPr>
          <w:rFonts w:ascii="Segoe UI Emoji" w:eastAsia="Segoe UI Emoji" w:hAnsi="Segoe UI Emoji" w:cs="Segoe UI Emoji"/>
          <w:color w:val="002060"/>
          <w:rPrChange w:id="465" w:author="Nicolas MIRAULT" w:date="2021-08-29T20:06:00Z">
            <w:rPr>
              <w:rFonts w:ascii="Segoe UI Emoji" w:eastAsia="Segoe UI Emoji" w:hAnsi="Segoe UI Emoji" w:cs="Segoe UI Emoji"/>
              <w:color w:val="002060"/>
            </w:rPr>
          </w:rPrChange>
        </w:rPr>
        <w:t>most</w:t>
      </w:r>
      <w:proofErr w:type="spellEnd"/>
      <w:r w:rsidRPr="005A4184">
        <w:rPr>
          <w:rFonts w:ascii="Segoe UI Emoji" w:eastAsia="Segoe UI Emoji" w:hAnsi="Segoe UI Emoji" w:cs="Segoe UI Emoji"/>
          <w:color w:val="002060"/>
          <w:rPrChange w:id="466" w:author="Nicolas MIRAULT" w:date="2021-08-29T20:06:00Z">
            <w:rPr>
              <w:rFonts w:ascii="Segoe UI Emoji" w:eastAsia="Segoe UI Emoji" w:hAnsi="Segoe UI Emoji" w:cs="Segoe UI Emoji"/>
              <w:color w:val="002060"/>
            </w:rPr>
          </w:rPrChange>
        </w:rPr>
        <w:t xml:space="preserve"> </w:t>
      </w:r>
      <w:proofErr w:type="spellStart"/>
      <w:r w:rsidRPr="005A4184">
        <w:rPr>
          <w:rFonts w:ascii="Segoe UI Emoji" w:eastAsia="Segoe UI Emoji" w:hAnsi="Segoe UI Emoji" w:cs="Segoe UI Emoji"/>
          <w:color w:val="002060"/>
          <w:rPrChange w:id="467" w:author="Nicolas MIRAULT" w:date="2021-08-29T20:06:00Z">
            <w:rPr>
              <w:rFonts w:ascii="Segoe UI Emoji" w:eastAsia="Segoe UI Emoji" w:hAnsi="Segoe UI Emoji" w:cs="Segoe UI Emoji"/>
              <w:color w:val="002060"/>
            </w:rPr>
          </w:rPrChange>
        </w:rPr>
        <w:t>popular</w:t>
      </w:r>
      <w:proofErr w:type="spellEnd"/>
      <w:r w:rsidRPr="005A4184">
        <w:rPr>
          <w:rFonts w:ascii="Segoe UI Emoji" w:eastAsia="Segoe UI Emoji" w:hAnsi="Segoe UI Emoji" w:cs="Segoe UI Emoji"/>
          <w:color w:val="002060"/>
          <w:rPrChange w:id="468" w:author="Nicolas MIRAULT" w:date="2021-08-29T20:06:00Z">
            <w:rPr>
              <w:rFonts w:ascii="Segoe UI Emoji" w:eastAsia="Segoe UI Emoji" w:hAnsi="Segoe UI Emoji" w:cs="Segoe UI Emoji"/>
              <w:color w:val="002060"/>
            </w:rPr>
          </w:rPrChange>
        </w:rPr>
        <w:t xml:space="preserve"> </w:t>
      </w:r>
      <w:proofErr w:type="spellStart"/>
      <w:r w:rsidRPr="005A4184">
        <w:rPr>
          <w:rFonts w:ascii="Segoe UI Emoji" w:eastAsia="Segoe UI Emoji" w:hAnsi="Segoe UI Emoji" w:cs="Segoe UI Emoji"/>
          <w:color w:val="002060"/>
          <w:rPrChange w:id="469" w:author="Nicolas MIRAULT" w:date="2021-08-29T20:06:00Z">
            <w:rPr>
              <w:rFonts w:ascii="Segoe UI Emoji" w:eastAsia="Segoe UI Emoji" w:hAnsi="Segoe UI Emoji" w:cs="Segoe UI Emoji"/>
              <w:color w:val="002060"/>
            </w:rPr>
          </w:rPrChange>
        </w:rPr>
        <w:t>models</w:t>
      </w:r>
      <w:proofErr w:type="spellEnd"/>
      <w:r w:rsidRPr="005A4184">
        <w:rPr>
          <w:rFonts w:ascii="Segoe UI Emoji" w:eastAsia="Segoe UI Emoji" w:hAnsi="Segoe UI Emoji" w:cs="Segoe UI Emoji"/>
          <w:color w:val="002060"/>
          <w:rPrChange w:id="470" w:author="Nicolas MIRAULT" w:date="2021-08-29T20:06:00Z">
            <w:rPr>
              <w:rFonts w:ascii="Segoe UI Emoji" w:eastAsia="Segoe UI Emoji" w:hAnsi="Segoe UI Emoji" w:cs="Segoe UI Emoji"/>
              <w:color w:val="002060"/>
            </w:rPr>
          </w:rPrChange>
        </w:rPr>
        <w:t xml:space="preserve"> </w:t>
      </w:r>
      <w:proofErr w:type="gramStart"/>
      <w:r w:rsidRPr="005A4184">
        <w:rPr>
          <w:rFonts w:ascii="Segoe UI Emoji" w:eastAsia="Segoe UI Emoji" w:hAnsi="Segoe UI Emoji" w:cs="Segoe UI Emoji"/>
          <w:color w:val="002060"/>
          <w:rPrChange w:id="471" w:author="Nicolas MIRAULT" w:date="2021-08-29T20:06:00Z">
            <w:rPr>
              <w:rFonts w:ascii="Segoe UI Emoji" w:eastAsia="Segoe UI Emoji" w:hAnsi="Segoe UI Emoji" w:cs="Segoe UI Emoji"/>
              <w:color w:val="002060"/>
            </w:rPr>
          </w:rPrChange>
        </w:rPr>
        <w:t>FYI:</w:t>
      </w:r>
      <w:proofErr w:type="gramEnd"/>
    </w:p>
    <w:p w14:paraId="103FE906" w14:textId="77777777" w:rsidR="008212E9" w:rsidRPr="005A4184" w:rsidRDefault="008212E9" w:rsidP="008212E9">
      <w:pPr>
        <w:shd w:val="clear" w:color="auto" w:fill="FFFFFF"/>
        <w:spacing w:before="0" w:after="0" w:line="240" w:lineRule="auto"/>
        <w:jc w:val="left"/>
        <w:textAlignment w:val="baseline"/>
        <w:rPr>
          <w:rFonts w:ascii="Microsoft YaHei UI" w:eastAsia="Microsoft YaHei UI" w:hAnsi="Microsoft YaHei UI" w:cs="Times New Roman"/>
          <w:kern w:val="0"/>
          <w:sz w:val="21"/>
          <w:szCs w:val="21"/>
          <w:lang w:eastAsia="fr-FR"/>
          <w:rPrChange w:id="472" w:author="Nicolas MIRAULT" w:date="2021-08-29T20:06:00Z">
            <w:rPr>
              <w:rFonts w:ascii="Microsoft YaHei UI" w:eastAsia="Microsoft YaHei UI" w:hAnsi="Microsoft YaHei UI" w:cs="Times New Roman"/>
              <w:kern w:val="0"/>
              <w:sz w:val="21"/>
              <w:szCs w:val="21"/>
              <w:lang w:eastAsia="fr-FR"/>
            </w:rPr>
          </w:rPrChange>
        </w:rPr>
      </w:pPr>
      <w:r w:rsidRPr="005A4184">
        <w:rPr>
          <w:rFonts w:ascii="Microsoft YaHei UI" w:eastAsia="Microsoft YaHei UI" w:hAnsi="Microsoft YaHei UI" w:cs="Times New Roman"/>
          <w:b/>
          <w:bCs/>
          <w:kern w:val="0"/>
          <w:sz w:val="21"/>
          <w:szCs w:val="21"/>
          <w:bdr w:val="none" w:sz="0" w:space="0" w:color="auto" w:frame="1"/>
          <w:lang w:eastAsia="fr-FR"/>
          <w:rPrChange w:id="473" w:author="Nicolas MIRAULT" w:date="2021-08-29T20:06:00Z">
            <w:rPr>
              <w:rFonts w:ascii="Microsoft YaHei UI" w:eastAsia="Microsoft YaHei UI" w:hAnsi="Microsoft YaHei UI" w:cs="Times New Roman"/>
              <w:b/>
              <w:bCs/>
              <w:kern w:val="0"/>
              <w:sz w:val="21"/>
              <w:szCs w:val="21"/>
              <w:bdr w:val="none" w:sz="0" w:space="0" w:color="auto" w:frame="1"/>
              <w:lang w:eastAsia="fr-FR"/>
            </w:rPr>
          </w:rPrChange>
        </w:rPr>
        <w:t>TF350</w:t>
      </w:r>
      <w:r w:rsidRPr="005A4184">
        <w:rPr>
          <w:rFonts w:ascii="Microsoft YaHei UI" w:eastAsia="Microsoft YaHei UI" w:hAnsi="Microsoft YaHei UI" w:cs="Times New Roman"/>
          <w:kern w:val="0"/>
          <w:sz w:val="21"/>
          <w:szCs w:val="21"/>
          <w:bdr w:val="none" w:sz="0" w:space="0" w:color="auto" w:frame="1"/>
          <w:lang w:eastAsia="fr-FR"/>
          <w:rPrChange w:id="474" w:author="Nicolas MIRAULT" w:date="2021-08-29T20:06:00Z">
            <w:rPr>
              <w:rFonts w:ascii="Microsoft YaHei UI" w:eastAsia="Microsoft YaHei UI" w:hAnsi="Microsoft YaHei UI" w:cs="Times New Roman"/>
              <w:kern w:val="0"/>
              <w:sz w:val="21"/>
              <w:szCs w:val="21"/>
              <w:bdr w:val="none" w:sz="0" w:space="0" w:color="auto" w:frame="1"/>
              <w:lang w:eastAsia="fr-FR"/>
            </w:rPr>
          </w:rPrChange>
        </w:rPr>
        <w:t> </w:t>
      </w:r>
      <w:proofErr w:type="spellStart"/>
      <w:r w:rsidRPr="005A4184">
        <w:rPr>
          <w:rFonts w:ascii="Microsoft YaHei UI" w:eastAsia="Microsoft YaHei UI" w:hAnsi="Microsoft YaHei UI" w:cs="Times New Roman"/>
          <w:kern w:val="0"/>
          <w:sz w:val="21"/>
          <w:szCs w:val="21"/>
          <w:bdr w:val="none" w:sz="0" w:space="0" w:color="auto" w:frame="1"/>
          <w:lang w:eastAsia="fr-FR"/>
          <w:rPrChange w:id="475" w:author="Nicolas MIRAULT" w:date="2021-08-29T20:06:00Z">
            <w:rPr>
              <w:rFonts w:ascii="Microsoft YaHei UI" w:eastAsia="Microsoft YaHei UI" w:hAnsi="Microsoft YaHei UI" w:cs="Times New Roman"/>
              <w:kern w:val="0"/>
              <w:sz w:val="21"/>
              <w:szCs w:val="21"/>
              <w:bdr w:val="none" w:sz="0" w:space="0" w:color="auto" w:frame="1"/>
              <w:lang w:eastAsia="fr-FR"/>
            </w:rPr>
          </w:rPrChange>
        </w:rPr>
        <w:t>ranging</w:t>
      </w:r>
      <w:proofErr w:type="spellEnd"/>
      <w:r w:rsidRPr="005A4184">
        <w:rPr>
          <w:rFonts w:ascii="Microsoft YaHei UI" w:eastAsia="Microsoft YaHei UI" w:hAnsi="Microsoft YaHei UI" w:cs="Times New Roman"/>
          <w:kern w:val="0"/>
          <w:sz w:val="21"/>
          <w:szCs w:val="21"/>
          <w:bdr w:val="none" w:sz="0" w:space="0" w:color="auto" w:frame="1"/>
          <w:lang w:eastAsia="fr-FR"/>
          <w:rPrChange w:id="476" w:author="Nicolas MIRAULT" w:date="2021-08-29T20:06:00Z">
            <w:rPr>
              <w:rFonts w:ascii="Microsoft YaHei UI" w:eastAsia="Microsoft YaHei UI" w:hAnsi="Microsoft YaHei UI" w:cs="Times New Roman"/>
              <w:kern w:val="0"/>
              <w:sz w:val="21"/>
              <w:szCs w:val="21"/>
              <w:bdr w:val="none" w:sz="0" w:space="0" w:color="auto" w:frame="1"/>
              <w:lang w:eastAsia="fr-FR"/>
            </w:rPr>
          </w:rPrChange>
        </w:rPr>
        <w:t> </w:t>
      </w:r>
      <w:r w:rsidRPr="005A4184">
        <w:rPr>
          <w:rFonts w:ascii="Microsoft YaHei UI" w:eastAsia="Microsoft YaHei UI" w:hAnsi="Microsoft YaHei UI" w:cs="Times New Roman"/>
          <w:b/>
          <w:bCs/>
          <w:kern w:val="0"/>
          <w:sz w:val="21"/>
          <w:szCs w:val="21"/>
          <w:bdr w:val="none" w:sz="0" w:space="0" w:color="auto" w:frame="1"/>
          <w:lang w:eastAsia="fr-FR"/>
          <w:rPrChange w:id="477" w:author="Nicolas MIRAULT" w:date="2021-08-29T20:06:00Z">
            <w:rPr>
              <w:rFonts w:ascii="Microsoft YaHei UI" w:eastAsia="Microsoft YaHei UI" w:hAnsi="Microsoft YaHei UI" w:cs="Times New Roman"/>
              <w:b/>
              <w:bCs/>
              <w:kern w:val="0"/>
              <w:sz w:val="21"/>
              <w:szCs w:val="21"/>
              <w:bdr w:val="none" w:sz="0" w:space="0" w:color="auto" w:frame="1"/>
              <w:lang w:eastAsia="fr-FR"/>
            </w:rPr>
          </w:rPrChange>
        </w:rPr>
        <w:t>350m</w:t>
      </w:r>
      <w:r w:rsidRPr="005A4184">
        <w:rPr>
          <w:rFonts w:ascii="Microsoft YaHei UI" w:eastAsia="Microsoft YaHei UI" w:hAnsi="Microsoft YaHei UI" w:cs="Times New Roman"/>
          <w:kern w:val="0"/>
          <w:sz w:val="21"/>
          <w:szCs w:val="21"/>
          <w:bdr w:val="none" w:sz="0" w:space="0" w:color="auto" w:frame="1"/>
          <w:lang w:eastAsia="fr-FR"/>
          <w:rPrChange w:id="478" w:author="Nicolas MIRAULT" w:date="2021-08-29T20:06:00Z">
            <w:rPr>
              <w:rFonts w:ascii="Microsoft YaHei UI" w:eastAsia="Microsoft YaHei UI" w:hAnsi="Microsoft YaHei UI" w:cs="Times New Roman"/>
              <w:kern w:val="0"/>
              <w:sz w:val="21"/>
              <w:szCs w:val="21"/>
              <w:bdr w:val="none" w:sz="0" w:space="0" w:color="auto" w:frame="1"/>
              <w:lang w:eastAsia="fr-FR"/>
            </w:rPr>
          </w:rPrChange>
        </w:rPr>
        <w:t>, FOV 0.7</w:t>
      </w:r>
      <w:r w:rsidRPr="005A4184">
        <w:rPr>
          <w:rFonts w:ascii="Calibri" w:eastAsia="Microsoft YaHei UI" w:hAnsi="Calibri" w:cs="Calibri"/>
          <w:kern w:val="0"/>
          <w:sz w:val="18"/>
          <w:szCs w:val="18"/>
          <w:bdr w:val="none" w:sz="0" w:space="0" w:color="auto" w:frame="1"/>
          <w:lang w:eastAsia="fr-FR"/>
          <w:rPrChange w:id="479" w:author="Nicolas MIRAULT" w:date="2021-08-29T20:06:00Z">
            <w:rPr>
              <w:rFonts w:ascii="Calibri" w:eastAsia="Microsoft YaHei UI" w:hAnsi="Calibri" w:cs="Calibri"/>
              <w:kern w:val="0"/>
              <w:sz w:val="18"/>
              <w:szCs w:val="18"/>
              <w:bdr w:val="none" w:sz="0" w:space="0" w:color="auto" w:frame="1"/>
              <w:lang w:eastAsia="fr-FR"/>
            </w:rPr>
          </w:rPrChange>
        </w:rPr>
        <w:t>°</w:t>
      </w:r>
      <w:r w:rsidRPr="005A4184">
        <w:rPr>
          <w:rFonts w:ascii="Microsoft YaHei UI" w:eastAsia="Microsoft YaHei UI" w:hAnsi="Microsoft YaHei UI" w:cs="Times New Roman"/>
          <w:kern w:val="0"/>
          <w:sz w:val="21"/>
          <w:szCs w:val="21"/>
          <w:bdr w:val="none" w:sz="0" w:space="0" w:color="auto" w:frame="1"/>
          <w:lang w:eastAsia="fr-FR"/>
          <w:rPrChange w:id="480" w:author="Nicolas MIRAULT" w:date="2021-08-29T20:06:00Z">
            <w:rPr>
              <w:rFonts w:ascii="Microsoft YaHei UI" w:eastAsia="Microsoft YaHei UI" w:hAnsi="Microsoft YaHei UI" w:cs="Times New Roman"/>
              <w:kern w:val="0"/>
              <w:sz w:val="21"/>
              <w:szCs w:val="21"/>
              <w:bdr w:val="none" w:sz="0" w:space="0" w:color="auto" w:frame="1"/>
              <w:lang w:eastAsia="fr-FR"/>
            </w:rPr>
          </w:rPrChange>
        </w:rPr>
        <w:t>, 1~1000Hz, IP67. UART/CAN/RS485/RS232/4-20mA. </w:t>
      </w:r>
    </w:p>
    <w:p w14:paraId="7EDB4CBD" w14:textId="77777777" w:rsidR="008212E9" w:rsidRPr="005A4184" w:rsidRDefault="008212E9" w:rsidP="008212E9">
      <w:pPr>
        <w:shd w:val="clear" w:color="auto" w:fill="FFFFFF"/>
        <w:spacing w:before="0" w:after="0" w:line="240" w:lineRule="auto"/>
        <w:jc w:val="left"/>
        <w:textAlignment w:val="baseline"/>
        <w:rPr>
          <w:rFonts w:ascii="Microsoft YaHei UI" w:eastAsia="Microsoft YaHei UI" w:hAnsi="Microsoft YaHei UI" w:cs="Times New Roman"/>
          <w:kern w:val="0"/>
          <w:sz w:val="21"/>
          <w:szCs w:val="21"/>
          <w:lang w:eastAsia="fr-FR"/>
          <w:rPrChange w:id="481" w:author="Nicolas MIRAULT" w:date="2021-08-29T20:06:00Z">
            <w:rPr>
              <w:rFonts w:ascii="Microsoft YaHei UI" w:eastAsia="Microsoft YaHei UI" w:hAnsi="Microsoft YaHei UI" w:cs="Times New Roman"/>
              <w:kern w:val="0"/>
              <w:sz w:val="21"/>
              <w:szCs w:val="21"/>
              <w:lang w:eastAsia="fr-FR"/>
            </w:rPr>
          </w:rPrChange>
        </w:rPr>
      </w:pPr>
      <w:r w:rsidRPr="005A4184">
        <w:rPr>
          <w:rFonts w:ascii="Microsoft YaHei UI" w:eastAsia="Microsoft YaHei UI" w:hAnsi="Microsoft YaHei UI" w:cs="Times New Roman"/>
          <w:b/>
          <w:bCs/>
          <w:kern w:val="0"/>
          <w:sz w:val="21"/>
          <w:szCs w:val="21"/>
          <w:lang w:eastAsia="fr-FR"/>
          <w:rPrChange w:id="482" w:author="Nicolas MIRAULT" w:date="2021-08-29T20:06:00Z">
            <w:rPr>
              <w:rFonts w:ascii="Microsoft YaHei UI" w:eastAsia="Microsoft YaHei UI" w:hAnsi="Microsoft YaHei UI" w:cs="Times New Roman"/>
              <w:b/>
              <w:bCs/>
              <w:kern w:val="0"/>
              <w:sz w:val="21"/>
              <w:szCs w:val="21"/>
              <w:lang w:eastAsia="fr-FR"/>
            </w:rPr>
          </w:rPrChange>
        </w:rPr>
        <w:t>TF03-180</w:t>
      </w:r>
      <w:r w:rsidRPr="005A4184">
        <w:rPr>
          <w:rFonts w:ascii="Microsoft YaHei UI" w:eastAsia="Microsoft YaHei UI" w:hAnsi="Microsoft YaHei UI" w:cs="Times New Roman"/>
          <w:kern w:val="0"/>
          <w:sz w:val="21"/>
          <w:szCs w:val="21"/>
          <w:bdr w:val="none" w:sz="0" w:space="0" w:color="auto" w:frame="1"/>
          <w:lang w:eastAsia="fr-FR"/>
          <w:rPrChange w:id="483" w:author="Nicolas MIRAULT" w:date="2021-08-29T20:06:00Z">
            <w:rPr>
              <w:rFonts w:ascii="Microsoft YaHei UI" w:eastAsia="Microsoft YaHei UI" w:hAnsi="Microsoft YaHei UI" w:cs="Times New Roman"/>
              <w:kern w:val="0"/>
              <w:sz w:val="21"/>
              <w:szCs w:val="21"/>
              <w:bdr w:val="none" w:sz="0" w:space="0" w:color="auto" w:frame="1"/>
              <w:lang w:eastAsia="fr-FR"/>
            </w:rPr>
          </w:rPrChange>
        </w:rPr>
        <w:t> </w:t>
      </w:r>
      <w:proofErr w:type="spellStart"/>
      <w:r w:rsidRPr="005A4184">
        <w:rPr>
          <w:rFonts w:ascii="Microsoft YaHei UI" w:eastAsia="Microsoft YaHei UI" w:hAnsi="Microsoft YaHei UI" w:cs="Times New Roman"/>
          <w:kern w:val="0"/>
          <w:sz w:val="21"/>
          <w:szCs w:val="21"/>
          <w:bdr w:val="none" w:sz="0" w:space="0" w:color="auto" w:frame="1"/>
          <w:lang w:eastAsia="fr-FR"/>
          <w:rPrChange w:id="484" w:author="Nicolas MIRAULT" w:date="2021-08-29T20:06:00Z">
            <w:rPr>
              <w:rFonts w:ascii="Microsoft YaHei UI" w:eastAsia="Microsoft YaHei UI" w:hAnsi="Microsoft YaHei UI" w:cs="Times New Roman"/>
              <w:kern w:val="0"/>
              <w:sz w:val="21"/>
              <w:szCs w:val="21"/>
              <w:bdr w:val="none" w:sz="0" w:space="0" w:color="auto" w:frame="1"/>
              <w:lang w:eastAsia="fr-FR"/>
            </w:rPr>
          </w:rPrChange>
        </w:rPr>
        <w:t>ranging</w:t>
      </w:r>
      <w:proofErr w:type="spellEnd"/>
      <w:r w:rsidRPr="005A4184">
        <w:rPr>
          <w:rFonts w:ascii="Microsoft YaHei UI" w:eastAsia="Microsoft YaHei UI" w:hAnsi="Microsoft YaHei UI" w:cs="Times New Roman"/>
          <w:kern w:val="0"/>
          <w:sz w:val="21"/>
          <w:szCs w:val="21"/>
          <w:bdr w:val="none" w:sz="0" w:space="0" w:color="auto" w:frame="1"/>
          <w:lang w:eastAsia="fr-FR"/>
          <w:rPrChange w:id="485" w:author="Nicolas MIRAULT" w:date="2021-08-29T20:06:00Z">
            <w:rPr>
              <w:rFonts w:ascii="Microsoft YaHei UI" w:eastAsia="Microsoft YaHei UI" w:hAnsi="Microsoft YaHei UI" w:cs="Times New Roman"/>
              <w:kern w:val="0"/>
              <w:sz w:val="21"/>
              <w:szCs w:val="21"/>
              <w:bdr w:val="none" w:sz="0" w:space="0" w:color="auto" w:frame="1"/>
              <w:lang w:eastAsia="fr-FR"/>
            </w:rPr>
          </w:rPrChange>
        </w:rPr>
        <w:t> </w:t>
      </w:r>
      <w:r w:rsidRPr="005A4184">
        <w:rPr>
          <w:rFonts w:ascii="Microsoft YaHei UI" w:eastAsia="Microsoft YaHei UI" w:hAnsi="Microsoft YaHei UI" w:cs="Times New Roman"/>
          <w:b/>
          <w:bCs/>
          <w:kern w:val="0"/>
          <w:sz w:val="21"/>
          <w:szCs w:val="21"/>
          <w:lang w:eastAsia="fr-FR"/>
          <w:rPrChange w:id="486" w:author="Nicolas MIRAULT" w:date="2021-08-29T20:06:00Z">
            <w:rPr>
              <w:rFonts w:ascii="Microsoft YaHei UI" w:eastAsia="Microsoft YaHei UI" w:hAnsi="Microsoft YaHei UI" w:cs="Times New Roman"/>
              <w:b/>
              <w:bCs/>
              <w:kern w:val="0"/>
              <w:sz w:val="21"/>
              <w:szCs w:val="21"/>
              <w:lang w:eastAsia="fr-FR"/>
            </w:rPr>
          </w:rPrChange>
        </w:rPr>
        <w:t>180m</w:t>
      </w:r>
      <w:r w:rsidRPr="005A4184">
        <w:rPr>
          <w:rFonts w:ascii="Microsoft YaHei UI" w:eastAsia="Microsoft YaHei UI" w:hAnsi="Microsoft YaHei UI" w:cs="Times New Roman"/>
          <w:kern w:val="0"/>
          <w:sz w:val="21"/>
          <w:szCs w:val="21"/>
          <w:bdr w:val="none" w:sz="0" w:space="0" w:color="auto" w:frame="1"/>
          <w:lang w:eastAsia="fr-FR"/>
          <w:rPrChange w:id="487" w:author="Nicolas MIRAULT" w:date="2021-08-29T20:06:00Z">
            <w:rPr>
              <w:rFonts w:ascii="Microsoft YaHei UI" w:eastAsia="Microsoft YaHei UI" w:hAnsi="Microsoft YaHei UI" w:cs="Times New Roman"/>
              <w:kern w:val="0"/>
              <w:sz w:val="21"/>
              <w:szCs w:val="21"/>
              <w:bdr w:val="none" w:sz="0" w:space="0" w:color="auto" w:frame="1"/>
              <w:lang w:eastAsia="fr-FR"/>
            </w:rPr>
          </w:rPrChange>
        </w:rPr>
        <w:t>, FOV 0.5</w:t>
      </w:r>
      <w:r w:rsidRPr="005A4184">
        <w:rPr>
          <w:rFonts w:ascii="Calibri" w:eastAsia="Microsoft YaHei UI" w:hAnsi="Calibri" w:cs="Calibri"/>
          <w:kern w:val="0"/>
          <w:sz w:val="23"/>
          <w:szCs w:val="23"/>
          <w:bdr w:val="none" w:sz="0" w:space="0" w:color="auto" w:frame="1"/>
          <w:lang w:eastAsia="fr-FR"/>
          <w:rPrChange w:id="488" w:author="Nicolas MIRAULT" w:date="2021-08-29T20:06:00Z">
            <w:rPr>
              <w:rFonts w:ascii="Calibri" w:eastAsia="Microsoft YaHei UI" w:hAnsi="Calibri" w:cs="Calibri"/>
              <w:kern w:val="0"/>
              <w:sz w:val="23"/>
              <w:szCs w:val="23"/>
              <w:bdr w:val="none" w:sz="0" w:space="0" w:color="auto" w:frame="1"/>
              <w:lang w:eastAsia="fr-FR"/>
            </w:rPr>
          </w:rPrChange>
        </w:rPr>
        <w:t>°</w:t>
      </w:r>
      <w:r w:rsidRPr="005A4184">
        <w:rPr>
          <w:rFonts w:ascii="Microsoft YaHei UI" w:eastAsia="Microsoft YaHei UI" w:hAnsi="Microsoft YaHei UI" w:cs="Times New Roman"/>
          <w:kern w:val="0"/>
          <w:sz w:val="21"/>
          <w:szCs w:val="21"/>
          <w:bdr w:val="none" w:sz="0" w:space="0" w:color="auto" w:frame="1"/>
          <w:lang w:eastAsia="fr-FR"/>
          <w:rPrChange w:id="489" w:author="Nicolas MIRAULT" w:date="2021-08-29T20:06:00Z">
            <w:rPr>
              <w:rFonts w:ascii="Microsoft YaHei UI" w:eastAsia="Microsoft YaHei UI" w:hAnsi="Microsoft YaHei UI" w:cs="Times New Roman"/>
              <w:kern w:val="0"/>
              <w:sz w:val="21"/>
              <w:szCs w:val="21"/>
              <w:bdr w:val="none" w:sz="0" w:space="0" w:color="auto" w:frame="1"/>
              <w:lang w:eastAsia="fr-FR"/>
            </w:rPr>
          </w:rPrChange>
        </w:rPr>
        <w:t>, 1~1000Hz, IP67. UART/CAN/RS485/RS232/4-20mA. </w:t>
      </w:r>
    </w:p>
    <w:p w14:paraId="3E1BEC64" w14:textId="77777777" w:rsidR="008212E9" w:rsidRPr="005A4184" w:rsidRDefault="008212E9" w:rsidP="008212E9">
      <w:pPr>
        <w:shd w:val="clear" w:color="auto" w:fill="FFFFFF"/>
        <w:spacing w:before="0" w:after="0" w:line="240" w:lineRule="auto"/>
        <w:jc w:val="left"/>
        <w:textAlignment w:val="baseline"/>
        <w:rPr>
          <w:rFonts w:ascii="Microsoft YaHei UI" w:eastAsia="Microsoft YaHei UI" w:hAnsi="Microsoft YaHei UI" w:cs="Times New Roman"/>
          <w:kern w:val="0"/>
          <w:sz w:val="21"/>
          <w:szCs w:val="21"/>
          <w:lang w:eastAsia="fr-FR"/>
          <w:rPrChange w:id="490" w:author="Nicolas MIRAULT" w:date="2021-08-29T20:06:00Z">
            <w:rPr>
              <w:rFonts w:ascii="Microsoft YaHei UI" w:eastAsia="Microsoft YaHei UI" w:hAnsi="Microsoft YaHei UI" w:cs="Times New Roman"/>
              <w:kern w:val="0"/>
              <w:sz w:val="21"/>
              <w:szCs w:val="21"/>
              <w:lang w:eastAsia="fr-FR"/>
            </w:rPr>
          </w:rPrChange>
        </w:rPr>
      </w:pPr>
      <w:r w:rsidRPr="005A4184">
        <w:rPr>
          <w:rFonts w:eastAsia="SimSun" w:cs="Arial"/>
          <w:b/>
          <w:bCs/>
          <w:kern w:val="0"/>
          <w:sz w:val="23"/>
          <w:szCs w:val="23"/>
          <w:bdr w:val="none" w:sz="0" w:space="0" w:color="auto" w:frame="1"/>
          <w:lang w:eastAsia="fr-FR"/>
          <w:rPrChange w:id="491" w:author="Nicolas MIRAULT" w:date="2021-08-29T20:06:00Z">
            <w:rPr>
              <w:rFonts w:eastAsia="SimSun" w:cs="Arial"/>
              <w:b/>
              <w:bCs/>
              <w:kern w:val="0"/>
              <w:sz w:val="23"/>
              <w:szCs w:val="23"/>
              <w:bdr w:val="none" w:sz="0" w:space="0" w:color="auto" w:frame="1"/>
              <w:lang w:eastAsia="fr-FR"/>
            </w:rPr>
          </w:rPrChange>
        </w:rPr>
        <w:t>TF02-Pro/TF02-i</w:t>
      </w:r>
      <w:r w:rsidRPr="005A4184">
        <w:rPr>
          <w:rFonts w:eastAsia="Microsoft YaHei UI" w:cs="Arial"/>
          <w:kern w:val="0"/>
          <w:sz w:val="23"/>
          <w:szCs w:val="23"/>
          <w:bdr w:val="none" w:sz="0" w:space="0" w:color="auto" w:frame="1"/>
          <w:lang w:eastAsia="fr-FR"/>
          <w:rPrChange w:id="492" w:author="Nicolas MIRAULT" w:date="2021-08-29T20:06:00Z">
            <w:rPr>
              <w:rFonts w:eastAsia="Microsoft YaHei UI" w:cs="Arial"/>
              <w:kern w:val="0"/>
              <w:sz w:val="23"/>
              <w:szCs w:val="23"/>
              <w:bdr w:val="none" w:sz="0" w:space="0" w:color="auto" w:frame="1"/>
              <w:lang w:eastAsia="fr-FR"/>
            </w:rPr>
          </w:rPrChange>
        </w:rPr>
        <w:t> </w:t>
      </w:r>
      <w:proofErr w:type="spellStart"/>
      <w:r w:rsidRPr="005A4184">
        <w:rPr>
          <w:rFonts w:eastAsia="Microsoft YaHei UI" w:cs="Arial"/>
          <w:kern w:val="0"/>
          <w:sz w:val="23"/>
          <w:szCs w:val="23"/>
          <w:bdr w:val="none" w:sz="0" w:space="0" w:color="auto" w:frame="1"/>
          <w:lang w:eastAsia="fr-FR"/>
          <w:rPrChange w:id="493" w:author="Nicolas MIRAULT" w:date="2021-08-29T20:06:00Z">
            <w:rPr>
              <w:rFonts w:eastAsia="Microsoft YaHei UI" w:cs="Arial"/>
              <w:kern w:val="0"/>
              <w:sz w:val="23"/>
              <w:szCs w:val="23"/>
              <w:bdr w:val="none" w:sz="0" w:space="0" w:color="auto" w:frame="1"/>
              <w:lang w:eastAsia="fr-FR"/>
            </w:rPr>
          </w:rPrChange>
        </w:rPr>
        <w:t>ranging</w:t>
      </w:r>
      <w:proofErr w:type="spellEnd"/>
      <w:r w:rsidRPr="005A4184">
        <w:rPr>
          <w:rFonts w:eastAsia="Microsoft YaHei UI" w:cs="Arial"/>
          <w:kern w:val="0"/>
          <w:sz w:val="23"/>
          <w:szCs w:val="23"/>
          <w:bdr w:val="none" w:sz="0" w:space="0" w:color="auto" w:frame="1"/>
          <w:lang w:eastAsia="fr-FR"/>
          <w:rPrChange w:id="494" w:author="Nicolas MIRAULT" w:date="2021-08-29T20:06:00Z">
            <w:rPr>
              <w:rFonts w:eastAsia="Microsoft YaHei UI" w:cs="Arial"/>
              <w:kern w:val="0"/>
              <w:sz w:val="23"/>
              <w:szCs w:val="23"/>
              <w:bdr w:val="none" w:sz="0" w:space="0" w:color="auto" w:frame="1"/>
              <w:lang w:eastAsia="fr-FR"/>
            </w:rPr>
          </w:rPrChange>
        </w:rPr>
        <w:t xml:space="preserve"> 0.1~40m, FOV3</w:t>
      </w:r>
      <w:r w:rsidRPr="005A4184">
        <w:rPr>
          <w:rFonts w:ascii="Calibri" w:eastAsia="Microsoft YaHei UI" w:hAnsi="Calibri" w:cs="Calibri"/>
          <w:kern w:val="0"/>
          <w:sz w:val="22"/>
          <w:szCs w:val="22"/>
          <w:bdr w:val="none" w:sz="0" w:space="0" w:color="auto" w:frame="1"/>
          <w:lang w:eastAsia="fr-FR"/>
          <w:rPrChange w:id="495" w:author="Nicolas MIRAULT" w:date="2021-08-29T20:06:00Z">
            <w:rPr>
              <w:rFonts w:ascii="Calibri" w:eastAsia="Microsoft YaHei UI" w:hAnsi="Calibri" w:cs="Calibri"/>
              <w:kern w:val="0"/>
              <w:sz w:val="22"/>
              <w:szCs w:val="22"/>
              <w:bdr w:val="none" w:sz="0" w:space="0" w:color="auto" w:frame="1"/>
              <w:lang w:eastAsia="fr-FR"/>
            </w:rPr>
          </w:rPrChange>
        </w:rPr>
        <w:t>°</w:t>
      </w:r>
      <w:r w:rsidRPr="005A4184">
        <w:rPr>
          <w:rFonts w:ascii="Microsoft YaHei UI" w:eastAsia="Microsoft YaHei UI" w:hAnsi="Microsoft YaHei UI" w:cs="Times New Roman"/>
          <w:kern w:val="0"/>
          <w:sz w:val="21"/>
          <w:szCs w:val="21"/>
          <w:bdr w:val="none" w:sz="0" w:space="0" w:color="auto" w:frame="1"/>
          <w:lang w:eastAsia="fr-FR"/>
          <w:rPrChange w:id="496" w:author="Nicolas MIRAULT" w:date="2021-08-29T20:06:00Z">
            <w:rPr>
              <w:rFonts w:ascii="Microsoft YaHei UI" w:eastAsia="Microsoft YaHei UI" w:hAnsi="Microsoft YaHei UI" w:cs="Times New Roman"/>
              <w:kern w:val="0"/>
              <w:sz w:val="21"/>
              <w:szCs w:val="21"/>
              <w:bdr w:val="none" w:sz="0" w:space="0" w:color="auto" w:frame="1"/>
              <w:lang w:eastAsia="fr-FR"/>
            </w:rPr>
          </w:rPrChange>
        </w:rPr>
        <w:t>, 100Hz, IP65.  UART/I2C or CAN/RS485.</w:t>
      </w:r>
    </w:p>
    <w:p w14:paraId="50488A60" w14:textId="77777777" w:rsidR="008212E9" w:rsidRPr="005A4184" w:rsidRDefault="008212E9" w:rsidP="008212E9">
      <w:pPr>
        <w:shd w:val="clear" w:color="auto" w:fill="FFFFFF"/>
        <w:spacing w:before="0" w:after="0" w:line="240" w:lineRule="auto"/>
        <w:jc w:val="left"/>
        <w:textAlignment w:val="baseline"/>
        <w:rPr>
          <w:rFonts w:ascii="Microsoft YaHei UI" w:eastAsia="Microsoft YaHei UI" w:hAnsi="Microsoft YaHei UI" w:cs="Times New Roman"/>
          <w:kern w:val="0"/>
          <w:sz w:val="21"/>
          <w:szCs w:val="21"/>
          <w:lang w:eastAsia="fr-FR"/>
          <w:rPrChange w:id="497" w:author="Nicolas MIRAULT" w:date="2021-08-29T20:06:00Z">
            <w:rPr>
              <w:rFonts w:ascii="Microsoft YaHei UI" w:eastAsia="Microsoft YaHei UI" w:hAnsi="Microsoft YaHei UI" w:cs="Times New Roman"/>
              <w:kern w:val="0"/>
              <w:sz w:val="21"/>
              <w:szCs w:val="21"/>
              <w:lang w:eastAsia="fr-FR"/>
            </w:rPr>
          </w:rPrChange>
        </w:rPr>
      </w:pPr>
      <w:proofErr w:type="spellStart"/>
      <w:r w:rsidRPr="005A4184">
        <w:rPr>
          <w:rFonts w:ascii="Microsoft YaHei UI" w:eastAsia="Microsoft YaHei UI" w:hAnsi="Microsoft YaHei UI" w:cs="Times New Roman"/>
          <w:b/>
          <w:bCs/>
          <w:kern w:val="0"/>
          <w:sz w:val="21"/>
          <w:szCs w:val="21"/>
          <w:lang w:eastAsia="fr-FR"/>
          <w:rPrChange w:id="498" w:author="Nicolas MIRAULT" w:date="2021-08-29T20:06:00Z">
            <w:rPr>
              <w:rFonts w:ascii="Microsoft YaHei UI" w:eastAsia="Microsoft YaHei UI" w:hAnsi="Microsoft YaHei UI" w:cs="Times New Roman"/>
              <w:b/>
              <w:bCs/>
              <w:kern w:val="0"/>
              <w:sz w:val="21"/>
              <w:szCs w:val="21"/>
              <w:lang w:eastAsia="fr-FR"/>
            </w:rPr>
          </w:rPrChange>
        </w:rPr>
        <w:t>TFmini</w:t>
      </w:r>
      <w:proofErr w:type="spellEnd"/>
      <w:r w:rsidRPr="005A4184">
        <w:rPr>
          <w:rFonts w:ascii="Microsoft YaHei UI" w:eastAsia="Microsoft YaHei UI" w:hAnsi="Microsoft YaHei UI" w:cs="Times New Roman"/>
          <w:b/>
          <w:bCs/>
          <w:kern w:val="0"/>
          <w:sz w:val="21"/>
          <w:szCs w:val="21"/>
          <w:lang w:eastAsia="fr-FR"/>
          <w:rPrChange w:id="499" w:author="Nicolas MIRAULT" w:date="2021-08-29T20:06:00Z">
            <w:rPr>
              <w:rFonts w:ascii="Microsoft YaHei UI" w:eastAsia="Microsoft YaHei UI" w:hAnsi="Microsoft YaHei UI" w:cs="Times New Roman"/>
              <w:b/>
              <w:bCs/>
              <w:kern w:val="0"/>
              <w:sz w:val="21"/>
              <w:szCs w:val="21"/>
              <w:lang w:eastAsia="fr-FR"/>
            </w:rPr>
          </w:rPrChange>
        </w:rPr>
        <w:t>-S/</w:t>
      </w:r>
      <w:proofErr w:type="spellStart"/>
      <w:r w:rsidRPr="005A4184">
        <w:rPr>
          <w:rFonts w:ascii="Microsoft YaHei UI" w:eastAsia="Microsoft YaHei UI" w:hAnsi="Microsoft YaHei UI" w:cs="Times New Roman"/>
          <w:b/>
          <w:bCs/>
          <w:kern w:val="0"/>
          <w:sz w:val="21"/>
          <w:szCs w:val="21"/>
          <w:lang w:eastAsia="fr-FR"/>
          <w:rPrChange w:id="500" w:author="Nicolas MIRAULT" w:date="2021-08-29T20:06:00Z">
            <w:rPr>
              <w:rFonts w:ascii="Microsoft YaHei UI" w:eastAsia="Microsoft YaHei UI" w:hAnsi="Microsoft YaHei UI" w:cs="Times New Roman"/>
              <w:b/>
              <w:bCs/>
              <w:kern w:val="0"/>
              <w:sz w:val="21"/>
              <w:szCs w:val="21"/>
              <w:lang w:eastAsia="fr-FR"/>
            </w:rPr>
          </w:rPrChange>
        </w:rPr>
        <w:t>TFmini</w:t>
      </w:r>
      <w:proofErr w:type="spellEnd"/>
      <w:r w:rsidRPr="005A4184">
        <w:rPr>
          <w:rFonts w:ascii="Microsoft YaHei UI" w:eastAsia="Microsoft YaHei UI" w:hAnsi="Microsoft YaHei UI" w:cs="Times New Roman"/>
          <w:b/>
          <w:bCs/>
          <w:kern w:val="0"/>
          <w:sz w:val="21"/>
          <w:szCs w:val="21"/>
          <w:lang w:eastAsia="fr-FR"/>
          <w:rPrChange w:id="501" w:author="Nicolas MIRAULT" w:date="2021-08-29T20:06:00Z">
            <w:rPr>
              <w:rFonts w:ascii="Microsoft YaHei UI" w:eastAsia="Microsoft YaHei UI" w:hAnsi="Microsoft YaHei UI" w:cs="Times New Roman"/>
              <w:b/>
              <w:bCs/>
              <w:kern w:val="0"/>
              <w:sz w:val="21"/>
              <w:szCs w:val="21"/>
              <w:lang w:eastAsia="fr-FR"/>
            </w:rPr>
          </w:rPrChange>
        </w:rPr>
        <w:t>-i</w:t>
      </w:r>
      <w:r w:rsidRPr="005A4184">
        <w:rPr>
          <w:rFonts w:ascii="Microsoft YaHei UI" w:eastAsia="Microsoft YaHei UI" w:hAnsi="Microsoft YaHei UI" w:cs="Times New Roman"/>
          <w:kern w:val="0"/>
          <w:sz w:val="21"/>
          <w:szCs w:val="21"/>
          <w:lang w:eastAsia="fr-FR"/>
          <w:rPrChange w:id="502" w:author="Nicolas MIRAULT" w:date="2021-08-29T20:06:00Z">
            <w:rPr>
              <w:rFonts w:ascii="Microsoft YaHei UI" w:eastAsia="Microsoft YaHei UI" w:hAnsi="Microsoft YaHei UI" w:cs="Times New Roman"/>
              <w:kern w:val="0"/>
              <w:sz w:val="21"/>
              <w:szCs w:val="21"/>
              <w:lang w:eastAsia="fr-FR"/>
            </w:rPr>
          </w:rPrChange>
        </w:rPr>
        <w:t xml:space="preserve">, </w:t>
      </w:r>
      <w:proofErr w:type="spellStart"/>
      <w:r w:rsidRPr="005A4184">
        <w:rPr>
          <w:rFonts w:ascii="Microsoft YaHei UI" w:eastAsia="Microsoft YaHei UI" w:hAnsi="Microsoft YaHei UI" w:cs="Times New Roman"/>
          <w:kern w:val="0"/>
          <w:sz w:val="21"/>
          <w:szCs w:val="21"/>
          <w:lang w:eastAsia="fr-FR"/>
          <w:rPrChange w:id="503" w:author="Nicolas MIRAULT" w:date="2021-08-29T20:06:00Z">
            <w:rPr>
              <w:rFonts w:ascii="Microsoft YaHei UI" w:eastAsia="Microsoft YaHei UI" w:hAnsi="Microsoft YaHei UI" w:cs="Times New Roman"/>
              <w:kern w:val="0"/>
              <w:sz w:val="21"/>
              <w:szCs w:val="21"/>
              <w:lang w:eastAsia="fr-FR"/>
            </w:rPr>
          </w:rPrChange>
        </w:rPr>
        <w:t>ranging</w:t>
      </w:r>
      <w:proofErr w:type="spellEnd"/>
      <w:r w:rsidRPr="005A4184">
        <w:rPr>
          <w:rFonts w:ascii="Microsoft YaHei UI" w:eastAsia="Microsoft YaHei UI" w:hAnsi="Microsoft YaHei UI" w:cs="Times New Roman"/>
          <w:kern w:val="0"/>
          <w:sz w:val="21"/>
          <w:szCs w:val="21"/>
          <w:lang w:eastAsia="fr-FR"/>
          <w:rPrChange w:id="504" w:author="Nicolas MIRAULT" w:date="2021-08-29T20:06:00Z">
            <w:rPr>
              <w:rFonts w:ascii="Microsoft YaHei UI" w:eastAsia="Microsoft YaHei UI" w:hAnsi="Microsoft YaHei UI" w:cs="Times New Roman"/>
              <w:kern w:val="0"/>
              <w:sz w:val="21"/>
              <w:szCs w:val="21"/>
              <w:lang w:eastAsia="fr-FR"/>
            </w:rPr>
          </w:rPrChange>
        </w:rPr>
        <w:t xml:space="preserve"> 0.1-12m, </w:t>
      </w:r>
      <w:r w:rsidRPr="005A4184">
        <w:rPr>
          <w:rFonts w:ascii="inherit" w:eastAsia="Microsoft YaHei UI" w:hAnsi="inherit" w:cs="Times New Roman"/>
          <w:kern w:val="0"/>
          <w:sz w:val="21"/>
          <w:szCs w:val="21"/>
          <w:bdr w:val="none" w:sz="0" w:space="0" w:color="auto" w:frame="1"/>
          <w:lang w:eastAsia="fr-FR"/>
          <w:rPrChange w:id="505" w:author="Nicolas MIRAULT" w:date="2021-08-29T20:06:00Z">
            <w:rPr>
              <w:rFonts w:ascii="inherit" w:eastAsia="Microsoft YaHei UI" w:hAnsi="inherit" w:cs="Times New Roman"/>
              <w:kern w:val="0"/>
              <w:sz w:val="21"/>
              <w:szCs w:val="21"/>
              <w:bdr w:val="none" w:sz="0" w:space="0" w:color="auto" w:frame="1"/>
              <w:lang w:eastAsia="fr-FR"/>
            </w:rPr>
          </w:rPrChange>
        </w:rPr>
        <w:t>FOV2</w:t>
      </w:r>
      <w:r w:rsidRPr="005A4184">
        <w:rPr>
          <w:rFonts w:ascii="Calibri" w:eastAsia="Microsoft YaHei UI" w:hAnsi="Calibri" w:cs="Calibri"/>
          <w:kern w:val="0"/>
          <w:sz w:val="23"/>
          <w:szCs w:val="23"/>
          <w:bdr w:val="none" w:sz="0" w:space="0" w:color="auto" w:frame="1"/>
          <w:lang w:eastAsia="fr-FR"/>
          <w:rPrChange w:id="506" w:author="Nicolas MIRAULT" w:date="2021-08-29T20:06:00Z">
            <w:rPr>
              <w:rFonts w:ascii="Calibri" w:eastAsia="Microsoft YaHei UI" w:hAnsi="Calibri" w:cs="Calibri"/>
              <w:kern w:val="0"/>
              <w:sz w:val="23"/>
              <w:szCs w:val="23"/>
              <w:bdr w:val="none" w:sz="0" w:space="0" w:color="auto" w:frame="1"/>
              <w:lang w:eastAsia="fr-FR"/>
            </w:rPr>
          </w:rPrChange>
        </w:rPr>
        <w:t>°</w:t>
      </w:r>
      <w:r w:rsidRPr="005A4184">
        <w:rPr>
          <w:rFonts w:ascii="inherit" w:eastAsia="Microsoft YaHei UI" w:hAnsi="inherit" w:cs="Times New Roman"/>
          <w:kern w:val="0"/>
          <w:sz w:val="21"/>
          <w:szCs w:val="21"/>
          <w:bdr w:val="none" w:sz="0" w:space="0" w:color="auto" w:frame="1"/>
          <w:lang w:eastAsia="fr-FR"/>
          <w:rPrChange w:id="507" w:author="Nicolas MIRAULT" w:date="2021-08-29T20:06:00Z">
            <w:rPr>
              <w:rFonts w:ascii="inherit" w:eastAsia="Microsoft YaHei UI" w:hAnsi="inherit" w:cs="Times New Roman"/>
              <w:kern w:val="0"/>
              <w:sz w:val="21"/>
              <w:szCs w:val="21"/>
              <w:bdr w:val="none" w:sz="0" w:space="0" w:color="auto" w:frame="1"/>
              <w:lang w:eastAsia="fr-FR"/>
            </w:rPr>
          </w:rPrChange>
        </w:rPr>
        <w:t>, 1~1000Hz. UART/I2C or </w:t>
      </w:r>
      <w:r w:rsidRPr="005A4184">
        <w:rPr>
          <w:rFonts w:ascii="Microsoft YaHei UI" w:eastAsia="Microsoft YaHei UI" w:hAnsi="Microsoft YaHei UI" w:cs="Times New Roman"/>
          <w:kern w:val="0"/>
          <w:sz w:val="21"/>
          <w:szCs w:val="21"/>
          <w:bdr w:val="none" w:sz="0" w:space="0" w:color="auto" w:frame="1"/>
          <w:lang w:eastAsia="fr-FR"/>
          <w:rPrChange w:id="508" w:author="Nicolas MIRAULT" w:date="2021-08-29T20:06:00Z">
            <w:rPr>
              <w:rFonts w:ascii="Microsoft YaHei UI" w:eastAsia="Microsoft YaHei UI" w:hAnsi="Microsoft YaHei UI" w:cs="Times New Roman"/>
              <w:kern w:val="0"/>
              <w:sz w:val="21"/>
              <w:szCs w:val="21"/>
              <w:bdr w:val="none" w:sz="0" w:space="0" w:color="auto" w:frame="1"/>
              <w:lang w:eastAsia="fr-FR"/>
            </w:rPr>
          </w:rPrChange>
        </w:rPr>
        <w:t>CAN/RS485</w:t>
      </w:r>
      <w:r w:rsidRPr="005A4184">
        <w:rPr>
          <w:rFonts w:ascii="inherit" w:eastAsia="Microsoft YaHei UI" w:hAnsi="inherit" w:cs="Times New Roman"/>
          <w:kern w:val="0"/>
          <w:sz w:val="21"/>
          <w:szCs w:val="21"/>
          <w:bdr w:val="none" w:sz="0" w:space="0" w:color="auto" w:frame="1"/>
          <w:lang w:eastAsia="fr-FR"/>
          <w:rPrChange w:id="509" w:author="Nicolas MIRAULT" w:date="2021-08-29T20:06:00Z">
            <w:rPr>
              <w:rFonts w:ascii="inherit" w:eastAsia="Microsoft YaHei UI" w:hAnsi="inherit" w:cs="Times New Roman"/>
              <w:kern w:val="0"/>
              <w:sz w:val="21"/>
              <w:szCs w:val="21"/>
              <w:bdr w:val="none" w:sz="0" w:space="0" w:color="auto" w:frame="1"/>
              <w:lang w:eastAsia="fr-FR"/>
            </w:rPr>
          </w:rPrChange>
        </w:rPr>
        <w:t>.</w:t>
      </w:r>
    </w:p>
    <w:p w14:paraId="09F15ABF" w14:textId="77777777" w:rsidR="008212E9" w:rsidRPr="005A4184" w:rsidRDefault="008212E9" w:rsidP="008212E9">
      <w:pPr>
        <w:shd w:val="clear" w:color="auto" w:fill="FFFFFF"/>
        <w:spacing w:before="0" w:after="0" w:line="240" w:lineRule="auto"/>
        <w:jc w:val="left"/>
        <w:textAlignment w:val="baseline"/>
        <w:rPr>
          <w:rFonts w:ascii="Microsoft YaHei UI" w:eastAsia="Microsoft YaHei UI" w:hAnsi="Microsoft YaHei UI" w:cs="Times New Roman"/>
          <w:kern w:val="0"/>
          <w:sz w:val="21"/>
          <w:szCs w:val="21"/>
          <w:lang w:eastAsia="fr-FR"/>
          <w:rPrChange w:id="510" w:author="Nicolas MIRAULT" w:date="2021-08-29T20:06:00Z">
            <w:rPr>
              <w:rFonts w:ascii="Microsoft YaHei UI" w:eastAsia="Microsoft YaHei UI" w:hAnsi="Microsoft YaHei UI" w:cs="Times New Roman"/>
              <w:kern w:val="0"/>
              <w:sz w:val="21"/>
              <w:szCs w:val="21"/>
              <w:lang w:eastAsia="fr-FR"/>
            </w:rPr>
          </w:rPrChange>
        </w:rPr>
      </w:pPr>
      <w:proofErr w:type="spellStart"/>
      <w:r w:rsidRPr="005A4184">
        <w:rPr>
          <w:rFonts w:eastAsia="SimSun" w:cs="Arial"/>
          <w:b/>
          <w:bCs/>
          <w:kern w:val="0"/>
          <w:sz w:val="23"/>
          <w:szCs w:val="23"/>
          <w:bdr w:val="none" w:sz="0" w:space="0" w:color="auto" w:frame="1"/>
          <w:lang w:eastAsia="fr-FR"/>
          <w:rPrChange w:id="511" w:author="Nicolas MIRAULT" w:date="2021-08-29T20:06:00Z">
            <w:rPr>
              <w:rFonts w:eastAsia="SimSun" w:cs="Arial"/>
              <w:b/>
              <w:bCs/>
              <w:kern w:val="0"/>
              <w:sz w:val="23"/>
              <w:szCs w:val="23"/>
              <w:bdr w:val="none" w:sz="0" w:space="0" w:color="auto" w:frame="1"/>
              <w:lang w:eastAsia="fr-FR"/>
            </w:rPr>
          </w:rPrChange>
        </w:rPr>
        <w:t>TFmini</w:t>
      </w:r>
      <w:proofErr w:type="spellEnd"/>
      <w:r w:rsidRPr="005A4184">
        <w:rPr>
          <w:rFonts w:eastAsia="SimSun" w:cs="Arial"/>
          <w:b/>
          <w:bCs/>
          <w:kern w:val="0"/>
          <w:sz w:val="23"/>
          <w:szCs w:val="23"/>
          <w:bdr w:val="none" w:sz="0" w:space="0" w:color="auto" w:frame="1"/>
          <w:lang w:eastAsia="fr-FR"/>
          <w:rPrChange w:id="512" w:author="Nicolas MIRAULT" w:date="2021-08-29T20:06:00Z">
            <w:rPr>
              <w:rFonts w:eastAsia="SimSun" w:cs="Arial"/>
              <w:b/>
              <w:bCs/>
              <w:kern w:val="0"/>
              <w:sz w:val="23"/>
              <w:szCs w:val="23"/>
              <w:bdr w:val="none" w:sz="0" w:space="0" w:color="auto" w:frame="1"/>
              <w:lang w:eastAsia="fr-FR"/>
            </w:rPr>
          </w:rPrChange>
        </w:rPr>
        <w:t xml:space="preserve"> Plus</w:t>
      </w:r>
      <w:r w:rsidRPr="005A4184">
        <w:rPr>
          <w:rFonts w:eastAsia="Microsoft YaHei UI" w:cs="Arial"/>
          <w:kern w:val="0"/>
          <w:sz w:val="23"/>
          <w:szCs w:val="23"/>
          <w:bdr w:val="none" w:sz="0" w:space="0" w:color="auto" w:frame="1"/>
          <w:lang w:eastAsia="fr-FR"/>
          <w:rPrChange w:id="513" w:author="Nicolas MIRAULT" w:date="2021-08-29T20:06:00Z">
            <w:rPr>
              <w:rFonts w:eastAsia="Microsoft YaHei UI" w:cs="Arial"/>
              <w:kern w:val="0"/>
              <w:sz w:val="23"/>
              <w:szCs w:val="23"/>
              <w:bdr w:val="none" w:sz="0" w:space="0" w:color="auto" w:frame="1"/>
              <w:lang w:eastAsia="fr-FR"/>
            </w:rPr>
          </w:rPrChange>
        </w:rPr>
        <w:t> </w:t>
      </w:r>
      <w:proofErr w:type="spellStart"/>
      <w:r w:rsidRPr="005A4184">
        <w:rPr>
          <w:rFonts w:eastAsia="Microsoft YaHei UI" w:cs="Arial"/>
          <w:kern w:val="0"/>
          <w:sz w:val="23"/>
          <w:szCs w:val="23"/>
          <w:bdr w:val="none" w:sz="0" w:space="0" w:color="auto" w:frame="1"/>
          <w:lang w:eastAsia="fr-FR"/>
          <w:rPrChange w:id="514" w:author="Nicolas MIRAULT" w:date="2021-08-29T20:06:00Z">
            <w:rPr>
              <w:rFonts w:eastAsia="Microsoft YaHei UI" w:cs="Arial"/>
              <w:kern w:val="0"/>
              <w:sz w:val="23"/>
              <w:szCs w:val="23"/>
              <w:bdr w:val="none" w:sz="0" w:space="0" w:color="auto" w:frame="1"/>
              <w:lang w:eastAsia="fr-FR"/>
            </w:rPr>
          </w:rPrChange>
        </w:rPr>
        <w:t>ranging</w:t>
      </w:r>
      <w:proofErr w:type="spellEnd"/>
      <w:r w:rsidRPr="005A4184">
        <w:rPr>
          <w:rFonts w:eastAsia="Microsoft YaHei UI" w:cs="Arial"/>
          <w:kern w:val="0"/>
          <w:sz w:val="23"/>
          <w:szCs w:val="23"/>
          <w:bdr w:val="none" w:sz="0" w:space="0" w:color="auto" w:frame="1"/>
          <w:lang w:eastAsia="fr-FR"/>
          <w:rPrChange w:id="515" w:author="Nicolas MIRAULT" w:date="2021-08-29T20:06:00Z">
            <w:rPr>
              <w:rFonts w:eastAsia="Microsoft YaHei UI" w:cs="Arial"/>
              <w:kern w:val="0"/>
              <w:sz w:val="23"/>
              <w:szCs w:val="23"/>
              <w:bdr w:val="none" w:sz="0" w:space="0" w:color="auto" w:frame="1"/>
              <w:lang w:eastAsia="fr-FR"/>
            </w:rPr>
          </w:rPrChange>
        </w:rPr>
        <w:t xml:space="preserve"> 0.1-12m, FOV 3.6</w:t>
      </w:r>
      <w:r w:rsidRPr="005A4184">
        <w:rPr>
          <w:rFonts w:ascii="Calibri" w:eastAsia="Microsoft YaHei UI" w:hAnsi="Calibri" w:cs="Calibri"/>
          <w:kern w:val="0"/>
          <w:sz w:val="22"/>
          <w:szCs w:val="22"/>
          <w:bdr w:val="none" w:sz="0" w:space="0" w:color="auto" w:frame="1"/>
          <w:lang w:eastAsia="fr-FR"/>
          <w:rPrChange w:id="516" w:author="Nicolas MIRAULT" w:date="2021-08-29T20:06:00Z">
            <w:rPr>
              <w:rFonts w:ascii="Calibri" w:eastAsia="Microsoft YaHei UI" w:hAnsi="Calibri" w:cs="Calibri"/>
              <w:kern w:val="0"/>
              <w:sz w:val="22"/>
              <w:szCs w:val="22"/>
              <w:bdr w:val="none" w:sz="0" w:space="0" w:color="auto" w:frame="1"/>
              <w:lang w:eastAsia="fr-FR"/>
            </w:rPr>
          </w:rPrChange>
        </w:rPr>
        <w:t>°</w:t>
      </w:r>
      <w:r w:rsidRPr="005A4184">
        <w:rPr>
          <w:rFonts w:eastAsia="Microsoft YaHei UI" w:cs="Arial"/>
          <w:kern w:val="0"/>
          <w:sz w:val="23"/>
          <w:szCs w:val="23"/>
          <w:bdr w:val="none" w:sz="0" w:space="0" w:color="auto" w:frame="1"/>
          <w:lang w:eastAsia="fr-FR"/>
          <w:rPrChange w:id="517" w:author="Nicolas MIRAULT" w:date="2021-08-29T20:06:00Z">
            <w:rPr>
              <w:rFonts w:eastAsia="Microsoft YaHei UI" w:cs="Arial"/>
              <w:kern w:val="0"/>
              <w:sz w:val="23"/>
              <w:szCs w:val="23"/>
              <w:bdr w:val="none" w:sz="0" w:space="0" w:color="auto" w:frame="1"/>
              <w:lang w:eastAsia="fr-FR"/>
            </w:rPr>
          </w:rPrChange>
        </w:rPr>
        <w:t>, 1-1000Hz, IP65</w:t>
      </w:r>
      <w:r w:rsidRPr="005A4184">
        <w:rPr>
          <w:rFonts w:ascii="Microsoft YaHei UI" w:eastAsia="Microsoft YaHei UI" w:hAnsi="Microsoft YaHei UI" w:cs="Times New Roman"/>
          <w:kern w:val="0"/>
          <w:sz w:val="21"/>
          <w:szCs w:val="21"/>
          <w:bdr w:val="none" w:sz="0" w:space="0" w:color="auto" w:frame="1"/>
          <w:lang w:eastAsia="fr-FR"/>
          <w:rPrChange w:id="518" w:author="Nicolas MIRAULT" w:date="2021-08-29T20:06:00Z">
            <w:rPr>
              <w:rFonts w:ascii="Microsoft YaHei UI" w:eastAsia="Microsoft YaHei UI" w:hAnsi="Microsoft YaHei UI" w:cs="Times New Roman"/>
              <w:kern w:val="0"/>
              <w:sz w:val="21"/>
              <w:szCs w:val="21"/>
              <w:bdr w:val="none" w:sz="0" w:space="0" w:color="auto" w:frame="1"/>
              <w:lang w:eastAsia="fr-FR"/>
            </w:rPr>
          </w:rPrChange>
        </w:rPr>
        <w:t>. UART/I2C/IO. </w:t>
      </w:r>
      <w:r w:rsidRPr="005A4184">
        <w:rPr>
          <w:rFonts w:eastAsia="Microsoft YaHei UI" w:cs="Arial"/>
          <w:kern w:val="0"/>
          <w:sz w:val="23"/>
          <w:szCs w:val="23"/>
          <w:bdr w:val="none" w:sz="0" w:space="0" w:color="auto" w:frame="1"/>
          <w:lang w:eastAsia="fr-FR"/>
          <w:rPrChange w:id="519" w:author="Nicolas MIRAULT" w:date="2021-08-29T20:06:00Z">
            <w:rPr>
              <w:rFonts w:eastAsia="Microsoft YaHei UI" w:cs="Arial"/>
              <w:kern w:val="0"/>
              <w:sz w:val="23"/>
              <w:szCs w:val="23"/>
              <w:bdr w:val="none" w:sz="0" w:space="0" w:color="auto" w:frame="1"/>
              <w:lang w:eastAsia="fr-FR"/>
            </w:rPr>
          </w:rPrChange>
        </w:rPr>
        <w:t>US$43.9/</w:t>
      </w:r>
      <w:proofErr w:type="spellStart"/>
      <w:r w:rsidRPr="005A4184">
        <w:rPr>
          <w:rFonts w:eastAsia="Microsoft YaHei UI" w:cs="Arial"/>
          <w:kern w:val="0"/>
          <w:sz w:val="23"/>
          <w:szCs w:val="23"/>
          <w:bdr w:val="none" w:sz="0" w:space="0" w:color="auto" w:frame="1"/>
          <w:lang w:eastAsia="fr-FR"/>
          <w:rPrChange w:id="520" w:author="Nicolas MIRAULT" w:date="2021-08-29T20:06:00Z">
            <w:rPr>
              <w:rFonts w:eastAsia="Microsoft YaHei UI" w:cs="Arial"/>
              <w:kern w:val="0"/>
              <w:sz w:val="23"/>
              <w:szCs w:val="23"/>
              <w:bdr w:val="none" w:sz="0" w:space="0" w:color="auto" w:frame="1"/>
              <w:lang w:eastAsia="fr-FR"/>
            </w:rPr>
          </w:rPrChange>
        </w:rPr>
        <w:t>PCs</w:t>
      </w:r>
      <w:proofErr w:type="spellEnd"/>
      <w:r w:rsidRPr="005A4184">
        <w:rPr>
          <w:rFonts w:eastAsia="Microsoft YaHei UI" w:cs="Arial"/>
          <w:kern w:val="0"/>
          <w:sz w:val="23"/>
          <w:szCs w:val="23"/>
          <w:bdr w:val="none" w:sz="0" w:space="0" w:color="auto" w:frame="1"/>
          <w:lang w:eastAsia="fr-FR"/>
          <w:rPrChange w:id="521" w:author="Nicolas MIRAULT" w:date="2021-08-29T20:06:00Z">
            <w:rPr>
              <w:rFonts w:eastAsia="Microsoft YaHei UI" w:cs="Arial"/>
              <w:kern w:val="0"/>
              <w:sz w:val="23"/>
              <w:szCs w:val="23"/>
              <w:bdr w:val="none" w:sz="0" w:space="0" w:color="auto" w:frame="1"/>
              <w:lang w:eastAsia="fr-FR"/>
            </w:rPr>
          </w:rPrChange>
        </w:rPr>
        <w:t>.</w:t>
      </w:r>
    </w:p>
    <w:p w14:paraId="0B330B03" w14:textId="77777777" w:rsidR="008212E9" w:rsidRPr="005A4184" w:rsidRDefault="008212E9" w:rsidP="008212E9">
      <w:pPr>
        <w:shd w:val="clear" w:color="auto" w:fill="FFFFFF"/>
        <w:spacing w:before="0" w:after="0" w:line="240" w:lineRule="auto"/>
        <w:jc w:val="left"/>
        <w:textAlignment w:val="baseline"/>
        <w:rPr>
          <w:rFonts w:ascii="Microsoft YaHei UI" w:eastAsia="Microsoft YaHei UI" w:hAnsi="Microsoft YaHei UI" w:cs="Times New Roman"/>
          <w:kern w:val="0"/>
          <w:sz w:val="21"/>
          <w:szCs w:val="21"/>
          <w:lang w:eastAsia="fr-FR"/>
          <w:rPrChange w:id="522" w:author="Nicolas MIRAULT" w:date="2021-08-29T20:06:00Z">
            <w:rPr>
              <w:rFonts w:ascii="Microsoft YaHei UI" w:eastAsia="Microsoft YaHei UI" w:hAnsi="Microsoft YaHei UI" w:cs="Times New Roman"/>
              <w:kern w:val="0"/>
              <w:sz w:val="21"/>
              <w:szCs w:val="21"/>
              <w:lang w:eastAsia="fr-FR"/>
            </w:rPr>
          </w:rPrChange>
        </w:rPr>
      </w:pPr>
      <w:r w:rsidRPr="005A4184">
        <w:rPr>
          <w:rFonts w:ascii="Microsoft YaHei UI" w:eastAsia="Microsoft YaHei UI" w:hAnsi="Microsoft YaHei UI" w:cs="Times New Roman"/>
          <w:b/>
          <w:bCs/>
          <w:kern w:val="0"/>
          <w:sz w:val="21"/>
          <w:szCs w:val="21"/>
          <w:lang w:eastAsia="fr-FR"/>
          <w:rPrChange w:id="523" w:author="Nicolas MIRAULT" w:date="2021-08-29T20:06:00Z">
            <w:rPr>
              <w:rFonts w:ascii="Microsoft YaHei UI" w:eastAsia="Microsoft YaHei UI" w:hAnsi="Microsoft YaHei UI" w:cs="Times New Roman"/>
              <w:b/>
              <w:bCs/>
              <w:kern w:val="0"/>
              <w:sz w:val="21"/>
              <w:szCs w:val="21"/>
              <w:lang w:eastAsia="fr-FR"/>
            </w:rPr>
          </w:rPrChange>
        </w:rPr>
        <w:t>TF-Luna, </w:t>
      </w:r>
      <w:proofErr w:type="spellStart"/>
      <w:r w:rsidRPr="005A4184">
        <w:rPr>
          <w:rFonts w:ascii="inherit" w:eastAsia="Microsoft YaHei UI" w:hAnsi="inherit" w:cs="Times New Roman"/>
          <w:kern w:val="0"/>
          <w:sz w:val="21"/>
          <w:szCs w:val="21"/>
          <w:bdr w:val="none" w:sz="0" w:space="0" w:color="auto" w:frame="1"/>
          <w:lang w:eastAsia="fr-FR"/>
          <w:rPrChange w:id="524" w:author="Nicolas MIRAULT" w:date="2021-08-29T20:06:00Z">
            <w:rPr>
              <w:rFonts w:ascii="inherit" w:eastAsia="Microsoft YaHei UI" w:hAnsi="inherit" w:cs="Times New Roman"/>
              <w:kern w:val="0"/>
              <w:sz w:val="21"/>
              <w:szCs w:val="21"/>
              <w:bdr w:val="none" w:sz="0" w:space="0" w:color="auto" w:frame="1"/>
              <w:lang w:eastAsia="fr-FR"/>
            </w:rPr>
          </w:rPrChange>
        </w:rPr>
        <w:t>ranging</w:t>
      </w:r>
      <w:proofErr w:type="spellEnd"/>
      <w:r w:rsidRPr="005A4184">
        <w:rPr>
          <w:rFonts w:ascii="inherit" w:eastAsia="Microsoft YaHei UI" w:hAnsi="inherit" w:cs="Times New Roman"/>
          <w:kern w:val="0"/>
          <w:sz w:val="21"/>
          <w:szCs w:val="21"/>
          <w:bdr w:val="none" w:sz="0" w:space="0" w:color="auto" w:frame="1"/>
          <w:lang w:eastAsia="fr-FR"/>
          <w:rPrChange w:id="525" w:author="Nicolas MIRAULT" w:date="2021-08-29T20:06:00Z">
            <w:rPr>
              <w:rFonts w:ascii="inherit" w:eastAsia="Microsoft YaHei UI" w:hAnsi="inherit" w:cs="Times New Roman"/>
              <w:kern w:val="0"/>
              <w:sz w:val="21"/>
              <w:szCs w:val="21"/>
              <w:bdr w:val="none" w:sz="0" w:space="0" w:color="auto" w:frame="1"/>
              <w:lang w:eastAsia="fr-FR"/>
            </w:rPr>
          </w:rPrChange>
        </w:rPr>
        <w:t xml:space="preserve"> 0.2-8m, FOV2</w:t>
      </w:r>
      <w:r w:rsidRPr="005A4184">
        <w:rPr>
          <w:rFonts w:ascii="Calibri" w:eastAsia="Microsoft YaHei UI" w:hAnsi="Calibri" w:cs="Calibri"/>
          <w:kern w:val="0"/>
          <w:sz w:val="23"/>
          <w:szCs w:val="23"/>
          <w:bdr w:val="none" w:sz="0" w:space="0" w:color="auto" w:frame="1"/>
          <w:lang w:eastAsia="fr-FR"/>
          <w:rPrChange w:id="526" w:author="Nicolas MIRAULT" w:date="2021-08-29T20:06:00Z">
            <w:rPr>
              <w:rFonts w:ascii="Calibri" w:eastAsia="Microsoft YaHei UI" w:hAnsi="Calibri" w:cs="Calibri"/>
              <w:kern w:val="0"/>
              <w:sz w:val="23"/>
              <w:szCs w:val="23"/>
              <w:bdr w:val="none" w:sz="0" w:space="0" w:color="auto" w:frame="1"/>
              <w:lang w:eastAsia="fr-FR"/>
            </w:rPr>
          </w:rPrChange>
        </w:rPr>
        <w:t>°</w:t>
      </w:r>
      <w:r w:rsidRPr="005A4184">
        <w:rPr>
          <w:rFonts w:ascii="inherit" w:eastAsia="Microsoft YaHei UI" w:hAnsi="inherit" w:cs="Times New Roman"/>
          <w:kern w:val="0"/>
          <w:sz w:val="21"/>
          <w:szCs w:val="21"/>
          <w:bdr w:val="none" w:sz="0" w:space="0" w:color="auto" w:frame="1"/>
          <w:lang w:eastAsia="fr-FR"/>
          <w:rPrChange w:id="527" w:author="Nicolas MIRAULT" w:date="2021-08-29T20:06:00Z">
            <w:rPr>
              <w:rFonts w:ascii="inherit" w:eastAsia="Microsoft YaHei UI" w:hAnsi="inherit" w:cs="Times New Roman"/>
              <w:kern w:val="0"/>
              <w:sz w:val="21"/>
              <w:szCs w:val="21"/>
              <w:bdr w:val="none" w:sz="0" w:space="0" w:color="auto" w:frame="1"/>
              <w:lang w:eastAsia="fr-FR"/>
            </w:rPr>
          </w:rPrChange>
        </w:rPr>
        <w:t>, UART/I2C. US$24/</w:t>
      </w:r>
      <w:proofErr w:type="spellStart"/>
      <w:r w:rsidRPr="005A4184">
        <w:rPr>
          <w:rFonts w:ascii="inherit" w:eastAsia="Microsoft YaHei UI" w:hAnsi="inherit" w:cs="Times New Roman"/>
          <w:kern w:val="0"/>
          <w:sz w:val="21"/>
          <w:szCs w:val="21"/>
          <w:bdr w:val="none" w:sz="0" w:space="0" w:color="auto" w:frame="1"/>
          <w:lang w:eastAsia="fr-FR"/>
          <w:rPrChange w:id="528" w:author="Nicolas MIRAULT" w:date="2021-08-29T20:06:00Z">
            <w:rPr>
              <w:rFonts w:ascii="inherit" w:eastAsia="Microsoft YaHei UI" w:hAnsi="inherit" w:cs="Times New Roman"/>
              <w:kern w:val="0"/>
              <w:sz w:val="21"/>
              <w:szCs w:val="21"/>
              <w:bdr w:val="none" w:sz="0" w:space="0" w:color="auto" w:frame="1"/>
              <w:lang w:eastAsia="fr-FR"/>
            </w:rPr>
          </w:rPrChange>
        </w:rPr>
        <w:t>PCs</w:t>
      </w:r>
      <w:proofErr w:type="spellEnd"/>
      <w:r w:rsidRPr="005A4184">
        <w:rPr>
          <w:rFonts w:ascii="inherit" w:eastAsia="Microsoft YaHei UI" w:hAnsi="inherit" w:cs="Times New Roman"/>
          <w:kern w:val="0"/>
          <w:sz w:val="21"/>
          <w:szCs w:val="21"/>
          <w:bdr w:val="none" w:sz="0" w:space="0" w:color="auto" w:frame="1"/>
          <w:lang w:eastAsia="fr-FR"/>
          <w:rPrChange w:id="529" w:author="Nicolas MIRAULT" w:date="2021-08-29T20:06:00Z">
            <w:rPr>
              <w:rFonts w:ascii="inherit" w:eastAsia="Microsoft YaHei UI" w:hAnsi="inherit" w:cs="Times New Roman"/>
              <w:kern w:val="0"/>
              <w:sz w:val="21"/>
              <w:szCs w:val="21"/>
              <w:bdr w:val="none" w:sz="0" w:space="0" w:color="auto" w:frame="1"/>
              <w:lang w:eastAsia="fr-FR"/>
            </w:rPr>
          </w:rPrChange>
        </w:rPr>
        <w:t>.</w:t>
      </w:r>
    </w:p>
    <w:p w14:paraId="403A195A" w14:textId="77777777" w:rsidR="008212E9" w:rsidRPr="005A4184" w:rsidRDefault="008212E9" w:rsidP="008212E9">
      <w:pPr>
        <w:shd w:val="clear" w:color="auto" w:fill="FFFFFF"/>
        <w:spacing w:before="0" w:after="0" w:line="240" w:lineRule="auto"/>
        <w:jc w:val="left"/>
        <w:textAlignment w:val="baseline"/>
        <w:rPr>
          <w:rFonts w:ascii="Microsoft YaHei UI" w:eastAsia="Microsoft YaHei UI" w:hAnsi="Microsoft YaHei UI" w:cs="Times New Roman"/>
          <w:kern w:val="0"/>
          <w:sz w:val="21"/>
          <w:szCs w:val="21"/>
          <w:lang w:eastAsia="fr-FR"/>
          <w:rPrChange w:id="530" w:author="Nicolas MIRAULT" w:date="2021-08-29T20:06:00Z">
            <w:rPr>
              <w:rFonts w:ascii="Microsoft YaHei UI" w:eastAsia="Microsoft YaHei UI" w:hAnsi="Microsoft YaHei UI" w:cs="Times New Roman"/>
              <w:kern w:val="0"/>
              <w:sz w:val="21"/>
              <w:szCs w:val="21"/>
              <w:lang w:eastAsia="fr-FR"/>
            </w:rPr>
          </w:rPrChange>
        </w:rPr>
      </w:pPr>
    </w:p>
    <w:p w14:paraId="0FEB726E" w14:textId="62252A3A" w:rsidR="008212E9" w:rsidRPr="005A4184" w:rsidRDefault="008212E9" w:rsidP="008212E9">
      <w:pPr>
        <w:shd w:val="clear" w:color="auto" w:fill="FFFFFF"/>
        <w:spacing w:before="0" w:after="0" w:line="240" w:lineRule="auto"/>
        <w:jc w:val="left"/>
        <w:textAlignment w:val="baseline"/>
        <w:rPr>
          <w:rFonts w:ascii="Microsoft YaHei UI" w:eastAsia="Microsoft YaHei UI" w:hAnsi="Microsoft YaHei UI" w:cs="Times New Roman"/>
          <w:kern w:val="0"/>
          <w:sz w:val="21"/>
          <w:szCs w:val="21"/>
          <w:lang w:eastAsia="fr-FR"/>
          <w:rPrChange w:id="531" w:author="Nicolas MIRAULT" w:date="2021-08-29T20:06:00Z">
            <w:rPr>
              <w:rFonts w:ascii="Microsoft YaHei UI" w:eastAsia="Microsoft YaHei UI" w:hAnsi="Microsoft YaHei UI" w:cs="Times New Roman"/>
              <w:kern w:val="0"/>
              <w:sz w:val="21"/>
              <w:szCs w:val="21"/>
              <w:lang w:eastAsia="fr-FR"/>
            </w:rPr>
          </w:rPrChange>
        </w:rPr>
      </w:pPr>
      <w:r w:rsidRPr="005A4184">
        <w:rPr>
          <w:rFonts w:ascii="Segoe UI Emoji" w:eastAsia="Segoe UI Emoji" w:hAnsi="Segoe UI Emoji" w:cs="Segoe UI Emoji"/>
          <w:color w:val="002060"/>
          <w:lang w:eastAsia="fr-FR"/>
          <w:rPrChange w:id="532" w:author="Nicolas MIRAULT" w:date="2021-08-29T20:06:00Z">
            <w:rPr>
              <w:rFonts w:ascii="Segoe UI Emoji" w:eastAsia="Segoe UI Emoji" w:hAnsi="Segoe UI Emoji" w:cs="Segoe UI Emoji"/>
              <w:noProof/>
              <w:color w:val="002060"/>
              <w:lang w:eastAsia="fr-FR"/>
            </w:rPr>
          </w:rPrChange>
        </w:rPr>
        <w:drawing>
          <wp:inline distT="0" distB="0" distL="0" distR="0" wp14:anchorId="4B0EC247" wp14:editId="7D9E4B1E">
            <wp:extent cx="5223400" cy="2569296"/>
            <wp:effectExtent l="0" t="0" r="0" b="2540"/>
            <wp:docPr id="2" name="Image 2" descr="C:\Users\T0023364\AppData\Local\Microsoft\Windows\INetCache\Content.MSO\15FA13C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0023364\AppData\Local\Microsoft\Windows\INetCache\Content.MSO\15FA13C3.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32312" cy="2573680"/>
                    </a:xfrm>
                    <a:prstGeom prst="rect">
                      <a:avLst/>
                    </a:prstGeom>
                    <a:noFill/>
                    <a:ln>
                      <a:noFill/>
                    </a:ln>
                  </pic:spPr>
                </pic:pic>
              </a:graphicData>
            </a:graphic>
          </wp:inline>
        </w:drawing>
      </w:r>
    </w:p>
    <w:p w14:paraId="4AAF424C" w14:textId="77777777" w:rsidR="008212E9" w:rsidRPr="005A4184" w:rsidRDefault="008212E9" w:rsidP="00ED29AE">
      <w:pPr>
        <w:rPr>
          <w:rFonts w:ascii="Segoe UI Emoji" w:eastAsia="Segoe UI Emoji" w:hAnsi="Segoe UI Emoji" w:cs="Segoe UI Emoji"/>
          <w:color w:val="002060"/>
          <w:rPrChange w:id="533" w:author="Nicolas MIRAULT" w:date="2021-08-29T20:06:00Z">
            <w:rPr>
              <w:rFonts w:ascii="Segoe UI Emoji" w:eastAsia="Segoe UI Emoji" w:hAnsi="Segoe UI Emoji" w:cs="Segoe UI Emoji"/>
              <w:color w:val="002060"/>
            </w:rPr>
          </w:rPrChange>
        </w:rPr>
      </w:pPr>
    </w:p>
    <w:p w14:paraId="407A14AE" w14:textId="6FECCB49" w:rsidR="0025695D" w:rsidRPr="005A4184" w:rsidRDefault="0025695D" w:rsidP="00ED29AE">
      <w:pPr>
        <w:rPr>
          <w:rFonts w:ascii="Segoe UI Emoji" w:eastAsia="Segoe UI Emoji" w:hAnsi="Segoe UI Emoji" w:cs="Segoe UI Emoji"/>
          <w:color w:val="002060"/>
          <w:rPrChange w:id="534" w:author="Nicolas MIRAULT" w:date="2021-08-29T20:06:00Z">
            <w:rPr>
              <w:rFonts w:ascii="Segoe UI Emoji" w:eastAsia="Segoe UI Emoji" w:hAnsi="Segoe UI Emoji" w:cs="Segoe UI Emoji"/>
              <w:color w:val="002060"/>
            </w:rPr>
          </w:rPrChange>
        </w:rPr>
      </w:pPr>
      <w:r w:rsidRPr="005A4184">
        <w:rPr>
          <w:rFonts w:ascii="Segoe UI Emoji" w:eastAsia="Segoe UI Emoji" w:hAnsi="Segoe UI Emoji" w:cs="Segoe UI Emoji"/>
          <w:color w:val="002060"/>
          <w:rPrChange w:id="535" w:author="Nicolas MIRAULT" w:date="2021-08-29T20:06:00Z">
            <w:rPr>
              <w:rFonts w:ascii="Segoe UI Emoji" w:eastAsia="Segoe UI Emoji" w:hAnsi="Segoe UI Emoji" w:cs="Segoe UI Emoji"/>
              <w:color w:val="002060"/>
            </w:rPr>
          </w:rPrChange>
        </w:rPr>
        <w:t xml:space="preserve">Par rapport à 2019, </w:t>
      </w:r>
      <w:r w:rsidR="00D4279A" w:rsidRPr="005A4184">
        <w:rPr>
          <w:rFonts w:ascii="Segoe UI Emoji" w:eastAsia="Segoe UI Emoji" w:hAnsi="Segoe UI Emoji" w:cs="Segoe UI Emoji"/>
          <w:color w:val="002060"/>
          <w:rPrChange w:id="536" w:author="Nicolas MIRAULT" w:date="2021-08-29T20:06:00Z">
            <w:rPr>
              <w:rFonts w:ascii="Segoe UI Emoji" w:eastAsia="Segoe UI Emoji" w:hAnsi="Segoe UI Emoji" w:cs="Segoe UI Emoji"/>
              <w:color w:val="002060"/>
            </w:rPr>
          </w:rPrChange>
        </w:rPr>
        <w:t xml:space="preserve">ajoutons un capteur de la ligne blanche sur fond noir, qui devrait nous permettre d’utiliser les algos des suiveurs de ligne de la compétition de Nîmes. Les tailles des robots et des lignes sont différentes, mais le principe reste le même. </w:t>
      </w:r>
    </w:p>
    <w:p w14:paraId="2D117F51" w14:textId="428C5EC5" w:rsidR="00D4279A" w:rsidRPr="005A4184" w:rsidRDefault="00D4279A" w:rsidP="00ED29AE">
      <w:pPr>
        <w:rPr>
          <w:rFonts w:ascii="Segoe UI Emoji" w:eastAsia="Segoe UI Emoji" w:hAnsi="Segoe UI Emoji" w:cs="Segoe UI Emoji"/>
          <w:color w:val="002060"/>
          <w:rPrChange w:id="537" w:author="Nicolas MIRAULT" w:date="2021-08-29T20:06:00Z">
            <w:rPr>
              <w:rFonts w:ascii="Segoe UI Emoji" w:eastAsia="Segoe UI Emoji" w:hAnsi="Segoe UI Emoji" w:cs="Segoe UI Emoji"/>
              <w:color w:val="002060"/>
            </w:rPr>
          </w:rPrChange>
        </w:rPr>
      </w:pPr>
      <w:r w:rsidRPr="005A4184">
        <w:rPr>
          <w:rFonts w:ascii="Segoe UI Emoji" w:eastAsia="Segoe UI Emoji" w:hAnsi="Segoe UI Emoji" w:cs="Segoe UI Emoji"/>
          <w:color w:val="002060"/>
          <w:rPrChange w:id="538" w:author="Nicolas MIRAULT" w:date="2021-08-29T20:06:00Z">
            <w:rPr>
              <w:rFonts w:ascii="Segoe UI Emoji" w:eastAsia="Segoe UI Emoji" w:hAnsi="Segoe UI Emoji" w:cs="Segoe UI Emoji"/>
              <w:color w:val="002060"/>
            </w:rPr>
          </w:rPrChange>
        </w:rPr>
        <w:t>Ce capteur reste à trouver ou concevoir en utilisant le principe des cartes POLOLU.</w:t>
      </w:r>
    </w:p>
    <w:p w14:paraId="1E1C796B" w14:textId="1F065C6B" w:rsidR="00D4279A" w:rsidRPr="005A4184" w:rsidRDefault="006F4C99" w:rsidP="00ED29AE">
      <w:pPr>
        <w:rPr>
          <w:rPrChange w:id="539" w:author="Nicolas MIRAULT" w:date="2021-08-29T20:06:00Z">
            <w:rPr/>
          </w:rPrChange>
        </w:rPr>
      </w:pPr>
      <w:r w:rsidRPr="005A4184">
        <w:rPr>
          <w:rPrChange w:id="540" w:author="Nicolas MIRAULT" w:date="2021-08-29T20:06:00Z">
            <w:rPr/>
          </w:rPrChange>
        </w:rPr>
        <w:fldChar w:fldCharType="begin"/>
      </w:r>
      <w:r w:rsidRPr="005A4184">
        <w:rPr>
          <w:rPrChange w:id="541" w:author="Nicolas MIRAULT" w:date="2021-08-29T20:06:00Z">
            <w:rPr/>
          </w:rPrChange>
        </w:rPr>
        <w:instrText xml:space="preserve"> HYPERLINK "https://www.pololu.com/category/123/pololu-qtr-reflectance-sensors" </w:instrText>
      </w:r>
      <w:r w:rsidRPr="005A4184">
        <w:rPr>
          <w:rPrChange w:id="542" w:author="Nicolas MIRAULT" w:date="2021-08-29T20:06:00Z">
            <w:rPr/>
          </w:rPrChange>
        </w:rPr>
        <w:fldChar w:fldCharType="separate"/>
      </w:r>
      <w:proofErr w:type="spellStart"/>
      <w:r w:rsidR="00D4279A" w:rsidRPr="005A4184">
        <w:rPr>
          <w:rStyle w:val="Lienhypertexte"/>
          <w:rPrChange w:id="543" w:author="Nicolas MIRAULT" w:date="2021-08-29T20:06:00Z">
            <w:rPr>
              <w:rStyle w:val="Lienhypertexte"/>
            </w:rPr>
          </w:rPrChange>
        </w:rPr>
        <w:t>Pololu</w:t>
      </w:r>
      <w:proofErr w:type="spellEnd"/>
      <w:r w:rsidR="00D4279A" w:rsidRPr="005A4184">
        <w:rPr>
          <w:rStyle w:val="Lienhypertexte"/>
          <w:rPrChange w:id="544" w:author="Nicolas MIRAULT" w:date="2021-08-29T20:06:00Z">
            <w:rPr>
              <w:rStyle w:val="Lienhypertexte"/>
            </w:rPr>
          </w:rPrChange>
        </w:rPr>
        <w:t xml:space="preserve"> QTR </w:t>
      </w:r>
      <w:proofErr w:type="spellStart"/>
      <w:r w:rsidR="00D4279A" w:rsidRPr="005A4184">
        <w:rPr>
          <w:rStyle w:val="Lienhypertexte"/>
          <w:rPrChange w:id="545" w:author="Nicolas MIRAULT" w:date="2021-08-29T20:06:00Z">
            <w:rPr>
              <w:rStyle w:val="Lienhypertexte"/>
            </w:rPr>
          </w:rPrChange>
        </w:rPr>
        <w:t>Reflectance</w:t>
      </w:r>
      <w:proofErr w:type="spellEnd"/>
      <w:r w:rsidR="00D4279A" w:rsidRPr="005A4184">
        <w:rPr>
          <w:rStyle w:val="Lienhypertexte"/>
          <w:rPrChange w:id="546" w:author="Nicolas MIRAULT" w:date="2021-08-29T20:06:00Z">
            <w:rPr>
              <w:rStyle w:val="Lienhypertexte"/>
            </w:rPr>
          </w:rPrChange>
        </w:rPr>
        <w:t xml:space="preserve"> </w:t>
      </w:r>
      <w:proofErr w:type="spellStart"/>
      <w:r w:rsidR="00D4279A" w:rsidRPr="005A4184">
        <w:rPr>
          <w:rStyle w:val="Lienhypertexte"/>
          <w:rPrChange w:id="547" w:author="Nicolas MIRAULT" w:date="2021-08-29T20:06:00Z">
            <w:rPr>
              <w:rStyle w:val="Lienhypertexte"/>
            </w:rPr>
          </w:rPrChange>
        </w:rPr>
        <w:t>Sensors</w:t>
      </w:r>
      <w:proofErr w:type="spellEnd"/>
      <w:r w:rsidRPr="005A4184">
        <w:rPr>
          <w:rStyle w:val="Lienhypertexte"/>
          <w:rPrChange w:id="548" w:author="Nicolas MIRAULT" w:date="2021-08-29T20:06:00Z">
            <w:rPr>
              <w:rStyle w:val="Lienhypertexte"/>
            </w:rPr>
          </w:rPrChange>
        </w:rPr>
        <w:fldChar w:fldCharType="end"/>
      </w:r>
    </w:p>
    <w:p w14:paraId="521440C6" w14:textId="6E83C81B" w:rsidR="00D4279A" w:rsidRPr="005A4184" w:rsidRDefault="00D4279A" w:rsidP="00D4279A">
      <w:pPr>
        <w:jc w:val="center"/>
        <w:rPr>
          <w:rFonts w:ascii="Segoe UI Emoji" w:eastAsia="Segoe UI Emoji" w:hAnsi="Segoe UI Emoji" w:cs="Segoe UI Emoji"/>
          <w:color w:val="002060"/>
          <w:rPrChange w:id="549" w:author="Nicolas MIRAULT" w:date="2021-08-29T20:06:00Z">
            <w:rPr>
              <w:rFonts w:ascii="Segoe UI Emoji" w:eastAsia="Segoe UI Emoji" w:hAnsi="Segoe UI Emoji" w:cs="Segoe UI Emoji"/>
              <w:color w:val="002060"/>
            </w:rPr>
          </w:rPrChange>
        </w:rPr>
      </w:pPr>
      <w:r w:rsidRPr="005A4184">
        <w:rPr>
          <w:rFonts w:ascii="Segoe UI Emoji" w:eastAsia="Segoe UI Emoji" w:hAnsi="Segoe UI Emoji" w:cs="Segoe UI Emoji"/>
          <w:color w:val="002060"/>
          <w:lang w:eastAsia="fr-FR"/>
          <w:rPrChange w:id="550" w:author="Nicolas MIRAULT" w:date="2021-08-29T20:06:00Z">
            <w:rPr>
              <w:rFonts w:ascii="Segoe UI Emoji" w:eastAsia="Segoe UI Emoji" w:hAnsi="Segoe UI Emoji" w:cs="Segoe UI Emoji"/>
              <w:noProof/>
              <w:color w:val="002060"/>
              <w:lang w:eastAsia="fr-FR"/>
            </w:rPr>
          </w:rPrChange>
        </w:rPr>
        <w:lastRenderedPageBreak/>
        <w:drawing>
          <wp:inline distT="0" distB="0" distL="0" distR="0" wp14:anchorId="50A0AF84" wp14:editId="20CFB563">
            <wp:extent cx="4864865" cy="1362162"/>
            <wp:effectExtent l="0" t="0" r="0"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15"/>
                    <a:stretch>
                      <a:fillRect/>
                    </a:stretch>
                  </pic:blipFill>
                  <pic:spPr>
                    <a:xfrm>
                      <a:off x="0" y="0"/>
                      <a:ext cx="4864865" cy="1362162"/>
                    </a:xfrm>
                    <a:prstGeom prst="rect">
                      <a:avLst/>
                    </a:prstGeom>
                  </pic:spPr>
                </pic:pic>
              </a:graphicData>
            </a:graphic>
          </wp:inline>
        </w:drawing>
      </w:r>
    </w:p>
    <w:p w14:paraId="6C4C2DE6" w14:textId="067E7F82" w:rsidR="0025695D" w:rsidRPr="005A4184" w:rsidRDefault="008212E9" w:rsidP="00ED29AE">
      <w:pPr>
        <w:rPr>
          <w:rFonts w:ascii="Segoe UI Emoji" w:eastAsia="Segoe UI Emoji" w:hAnsi="Segoe UI Emoji" w:cs="Segoe UI Emoji"/>
          <w:color w:val="002060"/>
          <w:rPrChange w:id="551" w:author="Nicolas MIRAULT" w:date="2021-08-29T20:06:00Z">
            <w:rPr>
              <w:rFonts w:ascii="Segoe UI Emoji" w:eastAsia="Segoe UI Emoji" w:hAnsi="Segoe UI Emoji" w:cs="Segoe UI Emoji"/>
              <w:color w:val="002060"/>
            </w:rPr>
          </w:rPrChange>
        </w:rPr>
      </w:pPr>
      <w:r w:rsidRPr="005A4184">
        <w:rPr>
          <w:rFonts w:ascii="Segoe UI Emoji" w:eastAsia="Segoe UI Emoji" w:hAnsi="Segoe UI Emoji" w:cs="Segoe UI Emoji"/>
          <w:color w:val="002060"/>
          <w:rPrChange w:id="552" w:author="Nicolas MIRAULT" w:date="2021-08-29T20:06:00Z">
            <w:rPr>
              <w:rFonts w:ascii="Segoe UI Emoji" w:eastAsia="Segoe UI Emoji" w:hAnsi="Segoe UI Emoji" w:cs="Segoe UI Emoji"/>
              <w:color w:val="002060"/>
            </w:rPr>
          </w:rPrChange>
        </w:rPr>
        <w:t>Son utilisation est à discuter car pour faire un tour de circuit le plus rapide possible, il ne faut pas rester au milieu de la piste, mais calculer les trajectoires pour la prise des virages. A méditer.</w:t>
      </w:r>
    </w:p>
    <w:p w14:paraId="05BE6E72" w14:textId="77777777" w:rsidR="008212E9" w:rsidRPr="005A4184" w:rsidRDefault="008212E9" w:rsidP="00ED29AE">
      <w:pPr>
        <w:rPr>
          <w:rFonts w:ascii="Segoe UI Emoji" w:eastAsia="Segoe UI Emoji" w:hAnsi="Segoe UI Emoji" w:cs="Segoe UI Emoji"/>
          <w:color w:val="002060"/>
          <w:rPrChange w:id="553" w:author="Nicolas MIRAULT" w:date="2021-08-29T20:06:00Z">
            <w:rPr>
              <w:rFonts w:ascii="Segoe UI Emoji" w:eastAsia="Segoe UI Emoji" w:hAnsi="Segoe UI Emoji" w:cs="Segoe UI Emoji"/>
              <w:color w:val="002060"/>
            </w:rPr>
          </w:rPrChange>
        </w:rPr>
      </w:pPr>
    </w:p>
    <w:p w14:paraId="5C80937C" w14:textId="77777777" w:rsidR="008212E9" w:rsidRPr="005A4184" w:rsidRDefault="008212E9" w:rsidP="00ED29AE">
      <w:pPr>
        <w:rPr>
          <w:rFonts w:ascii="Segoe UI Emoji" w:eastAsia="Segoe UI Emoji" w:hAnsi="Segoe UI Emoji" w:cs="Segoe UI Emoji"/>
          <w:color w:val="002060"/>
          <w:rPrChange w:id="554" w:author="Nicolas MIRAULT" w:date="2021-08-29T20:06:00Z">
            <w:rPr>
              <w:rFonts w:ascii="Segoe UI Emoji" w:eastAsia="Segoe UI Emoji" w:hAnsi="Segoe UI Emoji" w:cs="Segoe UI Emoji"/>
              <w:color w:val="002060"/>
            </w:rPr>
          </w:rPrChange>
        </w:rPr>
      </w:pPr>
    </w:p>
    <w:p w14:paraId="3207F8C4" w14:textId="1BCE82E7" w:rsidR="00D4279A" w:rsidRPr="005A4184" w:rsidRDefault="00D4279A" w:rsidP="00ED29AE">
      <w:pPr>
        <w:rPr>
          <w:rFonts w:ascii="Segoe UI Emoji" w:eastAsia="Segoe UI Emoji" w:hAnsi="Segoe UI Emoji" w:cs="Segoe UI Emoji"/>
          <w:color w:val="002060"/>
          <w:rPrChange w:id="555" w:author="Nicolas MIRAULT" w:date="2021-08-29T20:06:00Z">
            <w:rPr>
              <w:rFonts w:ascii="Segoe UI Emoji" w:eastAsia="Segoe UI Emoji" w:hAnsi="Segoe UI Emoji" w:cs="Segoe UI Emoji"/>
              <w:color w:val="002060"/>
            </w:rPr>
          </w:rPrChange>
        </w:rPr>
      </w:pPr>
      <w:r w:rsidRPr="005A4184">
        <w:rPr>
          <w:rFonts w:ascii="Segoe UI Emoji" w:eastAsia="Segoe UI Emoji" w:hAnsi="Segoe UI Emoji" w:cs="Segoe UI Emoji"/>
          <w:color w:val="002060"/>
          <w:rPrChange w:id="556" w:author="Nicolas MIRAULT" w:date="2021-08-29T20:06:00Z">
            <w:rPr>
              <w:rFonts w:ascii="Segoe UI Emoji" w:eastAsia="Segoe UI Emoji" w:hAnsi="Segoe UI Emoji" w:cs="Segoe UI Emoji"/>
              <w:color w:val="002060"/>
            </w:rPr>
          </w:rPrChange>
        </w:rPr>
        <w:t xml:space="preserve">Si nous participons au DLVV, il faudra prévoir un lidar tournant comme le </w:t>
      </w:r>
      <w:r w:rsidR="00B17463" w:rsidRPr="005A4184">
        <w:rPr>
          <w:rFonts w:ascii="Segoe UI Emoji" w:eastAsia="Segoe UI Emoji" w:hAnsi="Segoe UI Emoji" w:cs="Segoe UI Emoji"/>
          <w:color w:val="002060"/>
          <w:rPrChange w:id="557" w:author="Nicolas MIRAULT" w:date="2021-08-29T20:06:00Z">
            <w:rPr>
              <w:rFonts w:ascii="Segoe UI Emoji" w:eastAsia="Segoe UI Emoji" w:hAnsi="Segoe UI Emoji" w:cs="Segoe UI Emoji"/>
              <w:color w:val="002060"/>
            </w:rPr>
          </w:rPrChange>
        </w:rPr>
        <w:t xml:space="preserve">UST-10LX </w:t>
      </w:r>
      <w:r w:rsidRPr="005A4184">
        <w:rPr>
          <w:rFonts w:ascii="Segoe UI Emoji" w:eastAsia="Segoe UI Emoji" w:hAnsi="Segoe UI Emoji" w:cs="Segoe UI Emoji"/>
          <w:color w:val="002060"/>
          <w:rPrChange w:id="558" w:author="Nicolas MIRAULT" w:date="2021-08-29T20:06:00Z">
            <w:rPr>
              <w:rFonts w:ascii="Segoe UI Emoji" w:eastAsia="Segoe UI Emoji" w:hAnsi="Segoe UI Emoji" w:cs="Segoe UI Emoji"/>
              <w:color w:val="002060"/>
            </w:rPr>
          </w:rPrChange>
        </w:rPr>
        <w:t xml:space="preserve">que nous avons déjà utilisé, ou </w:t>
      </w:r>
      <w:r w:rsidR="00B17463" w:rsidRPr="005A4184">
        <w:rPr>
          <w:rFonts w:ascii="Segoe UI Emoji" w:eastAsia="Segoe UI Emoji" w:hAnsi="Segoe UI Emoji" w:cs="Segoe UI Emoji"/>
          <w:color w:val="002060"/>
          <w:rPrChange w:id="559" w:author="Nicolas MIRAULT" w:date="2021-08-29T20:06:00Z">
            <w:rPr>
              <w:rFonts w:ascii="Segoe UI Emoji" w:eastAsia="Segoe UI Emoji" w:hAnsi="Segoe UI Emoji" w:cs="Segoe UI Emoji"/>
              <w:color w:val="002060"/>
            </w:rPr>
          </w:rPrChange>
        </w:rPr>
        <w:t xml:space="preserve">un plus simple genre </w:t>
      </w:r>
      <w:r w:rsidR="006F4C99" w:rsidRPr="005A4184">
        <w:rPr>
          <w:rPrChange w:id="560" w:author="Nicolas MIRAULT" w:date="2021-08-29T20:06:00Z">
            <w:rPr/>
          </w:rPrChange>
        </w:rPr>
        <w:fldChar w:fldCharType="begin"/>
      </w:r>
      <w:r w:rsidR="006F4C99" w:rsidRPr="005A4184">
        <w:rPr>
          <w:rPrChange w:id="561" w:author="Nicolas MIRAULT" w:date="2021-08-29T20:06:00Z">
            <w:rPr/>
          </w:rPrChange>
        </w:rPr>
        <w:instrText xml:space="preserve"> HYPERLINK "https://www.generationrobots.com/fr/403022-telemetre-laser-360-yd-lidar-x4.html" </w:instrText>
      </w:r>
      <w:r w:rsidR="006F4C99" w:rsidRPr="005A4184">
        <w:rPr>
          <w:rPrChange w:id="562" w:author="Nicolas MIRAULT" w:date="2021-08-29T20:06:00Z">
            <w:rPr/>
          </w:rPrChange>
        </w:rPr>
        <w:fldChar w:fldCharType="separate"/>
      </w:r>
      <w:r w:rsidR="00B17463" w:rsidRPr="005A4184">
        <w:rPr>
          <w:rStyle w:val="Lienhypertexte"/>
          <w:rPrChange w:id="563" w:author="Nicolas MIRAULT" w:date="2021-08-29T20:06:00Z">
            <w:rPr>
              <w:rStyle w:val="Lienhypertexte"/>
            </w:rPr>
          </w:rPrChange>
        </w:rPr>
        <w:t xml:space="preserve">Télémètre laser </w:t>
      </w:r>
      <w:proofErr w:type="spellStart"/>
      <w:r w:rsidR="00B17463" w:rsidRPr="005A4184">
        <w:rPr>
          <w:rStyle w:val="Lienhypertexte"/>
          <w:rPrChange w:id="564" w:author="Nicolas MIRAULT" w:date="2021-08-29T20:06:00Z">
            <w:rPr>
              <w:rStyle w:val="Lienhypertexte"/>
            </w:rPr>
          </w:rPrChange>
        </w:rPr>
        <w:t>YDLidar</w:t>
      </w:r>
      <w:proofErr w:type="spellEnd"/>
      <w:r w:rsidR="00B17463" w:rsidRPr="005A4184">
        <w:rPr>
          <w:rStyle w:val="Lienhypertexte"/>
          <w:rPrChange w:id="565" w:author="Nicolas MIRAULT" w:date="2021-08-29T20:06:00Z">
            <w:rPr>
              <w:rStyle w:val="Lienhypertexte"/>
            </w:rPr>
          </w:rPrChange>
        </w:rPr>
        <w:t xml:space="preserve"> X4 (generationrobots.com)</w:t>
      </w:r>
      <w:r w:rsidR="006F4C99" w:rsidRPr="005A4184">
        <w:rPr>
          <w:rStyle w:val="Lienhypertexte"/>
          <w:rPrChange w:id="566" w:author="Nicolas MIRAULT" w:date="2021-08-29T20:06:00Z">
            <w:rPr>
              <w:rStyle w:val="Lienhypertexte"/>
            </w:rPr>
          </w:rPrChange>
        </w:rPr>
        <w:fldChar w:fldCharType="end"/>
      </w:r>
      <w:r w:rsidRPr="005A4184">
        <w:rPr>
          <w:rFonts w:ascii="Segoe UI Emoji" w:eastAsia="Segoe UI Emoji" w:hAnsi="Segoe UI Emoji" w:cs="Segoe UI Emoji"/>
          <w:color w:val="002060"/>
          <w:rPrChange w:id="567" w:author="Nicolas MIRAULT" w:date="2021-08-29T20:06:00Z">
            <w:rPr>
              <w:rFonts w:ascii="Segoe UI Emoji" w:eastAsia="Segoe UI Emoji" w:hAnsi="Segoe UI Emoji" w:cs="Segoe UI Emoji"/>
              <w:color w:val="002060"/>
            </w:rPr>
          </w:rPrChange>
        </w:rPr>
        <w:t xml:space="preserve"> .</w:t>
      </w:r>
    </w:p>
    <w:p w14:paraId="5F9BCE54" w14:textId="1517B344" w:rsidR="0025695D" w:rsidRPr="005A4184" w:rsidRDefault="00B17463" w:rsidP="00ED29AE">
      <w:pPr>
        <w:rPr>
          <w:rFonts w:ascii="Segoe UI Emoji" w:eastAsia="Segoe UI Emoji" w:hAnsi="Segoe UI Emoji" w:cs="Segoe UI Emoji"/>
          <w:color w:val="002060"/>
          <w:rPrChange w:id="568" w:author="Nicolas MIRAULT" w:date="2021-08-29T20:06:00Z">
            <w:rPr>
              <w:rFonts w:ascii="Segoe UI Emoji" w:eastAsia="Segoe UI Emoji" w:hAnsi="Segoe UI Emoji" w:cs="Segoe UI Emoji"/>
              <w:color w:val="002060"/>
            </w:rPr>
          </w:rPrChange>
        </w:rPr>
      </w:pPr>
      <w:r w:rsidRPr="005A4184">
        <w:rPr>
          <w:rFonts w:ascii="Segoe UI Emoji" w:eastAsia="Segoe UI Emoji" w:hAnsi="Segoe UI Emoji" w:cs="Segoe UI Emoji"/>
          <w:color w:val="002060"/>
          <w:rPrChange w:id="569" w:author="Nicolas MIRAULT" w:date="2021-08-29T20:06:00Z">
            <w:rPr>
              <w:rFonts w:ascii="Segoe UI Emoji" w:eastAsia="Segoe UI Emoji" w:hAnsi="Segoe UI Emoji" w:cs="Segoe UI Emoji"/>
              <w:color w:val="002060"/>
            </w:rPr>
          </w:rPrChange>
        </w:rPr>
        <w:t xml:space="preserve">                             </w:t>
      </w:r>
      <w:r w:rsidRPr="005A4184">
        <w:rPr>
          <w:rFonts w:ascii="Segoe UI Emoji" w:eastAsia="Segoe UI Emoji" w:hAnsi="Segoe UI Emoji" w:cs="Segoe UI Emoji"/>
          <w:color w:val="002060"/>
          <w:lang w:eastAsia="fr-FR"/>
          <w:rPrChange w:id="570" w:author="Nicolas MIRAULT" w:date="2021-08-29T20:06:00Z">
            <w:rPr>
              <w:rFonts w:ascii="Segoe UI Emoji" w:eastAsia="Segoe UI Emoji" w:hAnsi="Segoe UI Emoji" w:cs="Segoe UI Emoji"/>
              <w:noProof/>
              <w:color w:val="002060"/>
              <w:lang w:eastAsia="fr-FR"/>
            </w:rPr>
          </w:rPrChange>
        </w:rPr>
        <w:drawing>
          <wp:inline distT="0" distB="0" distL="0" distR="0" wp14:anchorId="7AFD01D9" wp14:editId="4C13308B">
            <wp:extent cx="1290350" cy="1720850"/>
            <wp:effectExtent l="0" t="0" r="508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16"/>
                    <a:stretch>
                      <a:fillRect/>
                    </a:stretch>
                  </pic:blipFill>
                  <pic:spPr>
                    <a:xfrm>
                      <a:off x="0" y="0"/>
                      <a:ext cx="1292225" cy="1723351"/>
                    </a:xfrm>
                    <a:prstGeom prst="rect">
                      <a:avLst/>
                    </a:prstGeom>
                  </pic:spPr>
                </pic:pic>
              </a:graphicData>
            </a:graphic>
          </wp:inline>
        </w:drawing>
      </w:r>
      <w:r w:rsidRPr="005A4184">
        <w:rPr>
          <w:rFonts w:ascii="Segoe UI Emoji" w:eastAsia="Segoe UI Emoji" w:hAnsi="Segoe UI Emoji" w:cs="Segoe UI Emoji"/>
          <w:color w:val="002060"/>
          <w:rPrChange w:id="571" w:author="Nicolas MIRAULT" w:date="2021-08-29T20:06:00Z">
            <w:rPr>
              <w:rFonts w:ascii="Segoe UI Emoji" w:eastAsia="Segoe UI Emoji" w:hAnsi="Segoe UI Emoji" w:cs="Segoe UI Emoji"/>
              <w:color w:val="002060"/>
            </w:rPr>
          </w:rPrChange>
        </w:rPr>
        <w:t xml:space="preserve">                               </w:t>
      </w:r>
      <w:r w:rsidRPr="005A4184">
        <w:rPr>
          <w:rFonts w:ascii="Segoe UI Emoji" w:eastAsia="Segoe UI Emoji" w:hAnsi="Segoe UI Emoji" w:cs="Segoe UI Emoji"/>
          <w:color w:val="002060"/>
          <w:lang w:eastAsia="fr-FR"/>
          <w:rPrChange w:id="572" w:author="Nicolas MIRAULT" w:date="2021-08-29T20:06:00Z">
            <w:rPr>
              <w:rFonts w:ascii="Segoe UI Emoji" w:eastAsia="Segoe UI Emoji" w:hAnsi="Segoe UI Emoji" w:cs="Segoe UI Emoji"/>
              <w:noProof/>
              <w:color w:val="002060"/>
              <w:lang w:eastAsia="fr-FR"/>
            </w:rPr>
          </w:rPrChange>
        </w:rPr>
        <w:drawing>
          <wp:inline distT="0" distB="0" distL="0" distR="0" wp14:anchorId="04FFEEFB" wp14:editId="2764F533">
            <wp:extent cx="1714500" cy="171450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17"/>
                    <a:stretch>
                      <a:fillRect/>
                    </a:stretch>
                  </pic:blipFill>
                  <pic:spPr>
                    <a:xfrm>
                      <a:off x="0" y="0"/>
                      <a:ext cx="1714500" cy="1714500"/>
                    </a:xfrm>
                    <a:prstGeom prst="rect">
                      <a:avLst/>
                    </a:prstGeom>
                  </pic:spPr>
                </pic:pic>
              </a:graphicData>
            </a:graphic>
          </wp:inline>
        </w:drawing>
      </w:r>
    </w:p>
    <w:p w14:paraId="1B67ACEA" w14:textId="7810016E" w:rsidR="00ED29AE" w:rsidRPr="005A4184" w:rsidRDefault="00ED29AE" w:rsidP="00ED29AE">
      <w:pPr>
        <w:rPr>
          <w:rFonts w:ascii="Segoe UI Emoji" w:eastAsia="Segoe UI Emoji" w:hAnsi="Segoe UI Emoji" w:cs="Segoe UI Emoji"/>
          <w:color w:val="002060"/>
          <w:rPrChange w:id="573" w:author="Nicolas MIRAULT" w:date="2021-08-29T20:06:00Z">
            <w:rPr>
              <w:rFonts w:ascii="Segoe UI Emoji" w:eastAsia="Segoe UI Emoji" w:hAnsi="Segoe UI Emoji" w:cs="Segoe UI Emoji"/>
              <w:color w:val="002060"/>
            </w:rPr>
          </w:rPrChange>
        </w:rPr>
      </w:pPr>
      <w:r w:rsidRPr="005A4184">
        <w:rPr>
          <w:rFonts w:ascii="Segoe UI Emoji" w:eastAsia="Segoe UI Emoji" w:hAnsi="Segoe UI Emoji" w:cs="Segoe UI Emoji"/>
          <w:color w:val="002060"/>
          <w:rPrChange w:id="574" w:author="Nicolas MIRAULT" w:date="2021-08-29T20:06:00Z">
            <w:rPr>
              <w:rFonts w:ascii="Segoe UI Emoji" w:eastAsia="Segoe UI Emoji" w:hAnsi="Segoe UI Emoji" w:cs="Segoe UI Emoji"/>
              <w:color w:val="002060"/>
            </w:rPr>
          </w:rPrChange>
        </w:rPr>
        <w:t>Tous les capteurs remontent vers la carte processeur.</w:t>
      </w:r>
    </w:p>
    <w:p w14:paraId="1913D891" w14:textId="47F23CFB" w:rsidR="008212E9" w:rsidRPr="005A4184" w:rsidRDefault="008212E9" w:rsidP="00ED29AE">
      <w:pPr>
        <w:rPr>
          <w:rFonts w:ascii="Segoe UI Emoji" w:eastAsia="Segoe UI Emoji" w:hAnsi="Segoe UI Emoji" w:cs="Segoe UI Emoji"/>
          <w:color w:val="002060"/>
          <w:rPrChange w:id="575" w:author="Nicolas MIRAULT" w:date="2021-08-29T20:06:00Z">
            <w:rPr>
              <w:rFonts w:ascii="Segoe UI Emoji" w:eastAsia="Segoe UI Emoji" w:hAnsi="Segoe UI Emoji" w:cs="Segoe UI Emoji"/>
              <w:color w:val="002060"/>
            </w:rPr>
          </w:rPrChange>
        </w:rPr>
      </w:pPr>
    </w:p>
    <w:p w14:paraId="331A5621" w14:textId="540B606D" w:rsidR="008212E9" w:rsidRPr="005A4184" w:rsidRDefault="008212E9" w:rsidP="008212E9">
      <w:pPr>
        <w:pStyle w:val="Titre2"/>
        <w:rPr>
          <w:rFonts w:eastAsia="Segoe UI Emoji"/>
          <w:lang w:val="fr-FR"/>
          <w:rPrChange w:id="576" w:author="Nicolas MIRAULT" w:date="2021-08-29T20:06:00Z">
            <w:rPr>
              <w:rFonts w:eastAsia="Segoe UI Emoji"/>
              <w:lang w:val="fr-FR"/>
            </w:rPr>
          </w:rPrChange>
        </w:rPr>
      </w:pPr>
      <w:bookmarkStart w:id="577" w:name="_Toc80024059"/>
      <w:r w:rsidRPr="005A4184">
        <w:rPr>
          <w:rFonts w:eastAsia="Segoe UI Emoji"/>
          <w:lang w:val="fr-FR"/>
          <w:rPrChange w:id="578" w:author="Nicolas MIRAULT" w:date="2021-08-29T20:06:00Z">
            <w:rPr>
              <w:rFonts w:eastAsia="Segoe UI Emoji"/>
              <w:lang w:val="fr-FR"/>
            </w:rPr>
          </w:rPrChange>
        </w:rPr>
        <w:t>La télémétrie</w:t>
      </w:r>
      <w:bookmarkEnd w:id="577"/>
    </w:p>
    <w:p w14:paraId="537F0924" w14:textId="4FAB324E" w:rsidR="008212E9" w:rsidRPr="005A4184" w:rsidRDefault="008212E9" w:rsidP="008212E9">
      <w:pPr>
        <w:rPr>
          <w:lang w:eastAsia="ja-JP"/>
          <w:rPrChange w:id="579" w:author="Nicolas MIRAULT" w:date="2021-08-29T20:06:00Z">
            <w:rPr>
              <w:lang w:eastAsia="ja-JP"/>
            </w:rPr>
          </w:rPrChange>
        </w:rPr>
      </w:pPr>
    </w:p>
    <w:p w14:paraId="75B5B632" w14:textId="6BB16350" w:rsidR="008212E9" w:rsidRPr="005A4184" w:rsidRDefault="008212E9" w:rsidP="008212E9">
      <w:pPr>
        <w:pStyle w:val="Titre3"/>
        <w:rPr>
          <w:rFonts w:eastAsia="Segoe UI Emoji"/>
          <w:lang w:val="fr-FR"/>
          <w:rPrChange w:id="580" w:author="Nicolas MIRAULT" w:date="2021-08-29T20:06:00Z">
            <w:rPr>
              <w:rFonts w:eastAsia="Segoe UI Emoji"/>
              <w:lang w:val="fr-FR"/>
            </w:rPr>
          </w:rPrChange>
        </w:rPr>
      </w:pPr>
      <w:bookmarkStart w:id="581" w:name="_Toc80024060"/>
      <w:r w:rsidRPr="005A4184">
        <w:rPr>
          <w:rFonts w:eastAsia="Segoe UI Emoji"/>
          <w:lang w:val="fr-FR"/>
          <w:rPrChange w:id="582" w:author="Nicolas MIRAULT" w:date="2021-08-29T20:06:00Z">
            <w:rPr>
              <w:rFonts w:eastAsia="Segoe UI Emoji"/>
              <w:lang w:val="fr-FR"/>
            </w:rPr>
          </w:rPrChange>
        </w:rPr>
        <w:t>Le type de liaison</w:t>
      </w:r>
      <w:bookmarkEnd w:id="581"/>
    </w:p>
    <w:p w14:paraId="0F3BD4B9" w14:textId="368E22C4" w:rsidR="008212E9" w:rsidRPr="005A4184" w:rsidRDefault="008212E9" w:rsidP="008212E9">
      <w:pPr>
        <w:rPr>
          <w:lang w:eastAsia="ja-JP"/>
          <w:rPrChange w:id="583" w:author="Nicolas MIRAULT" w:date="2021-08-29T20:06:00Z">
            <w:rPr>
              <w:lang w:eastAsia="ja-JP"/>
            </w:rPr>
          </w:rPrChange>
        </w:rPr>
      </w:pPr>
    </w:p>
    <w:p w14:paraId="05D896A5" w14:textId="5C5AA2CA" w:rsidR="00AA6A5D" w:rsidRPr="005A4184" w:rsidRDefault="00AA6A5D" w:rsidP="008212E9">
      <w:pPr>
        <w:rPr>
          <w:rFonts w:ascii="Segoe UI Emoji" w:eastAsia="Segoe UI Emoji" w:hAnsi="Segoe UI Emoji" w:cs="Segoe UI Emoji"/>
          <w:color w:val="002060"/>
          <w:rPrChange w:id="584" w:author="Nicolas MIRAULT" w:date="2021-08-29T20:06:00Z">
            <w:rPr>
              <w:rFonts w:ascii="Segoe UI Emoji" w:eastAsia="Segoe UI Emoji" w:hAnsi="Segoe UI Emoji" w:cs="Segoe UI Emoji"/>
              <w:color w:val="002060"/>
            </w:rPr>
          </w:rPrChange>
        </w:rPr>
      </w:pPr>
      <w:r w:rsidRPr="005A4184">
        <w:rPr>
          <w:rFonts w:ascii="Segoe UI Emoji" w:eastAsia="Segoe UI Emoji" w:hAnsi="Segoe UI Emoji" w:cs="Segoe UI Emoji"/>
          <w:color w:val="002060"/>
          <w:rPrChange w:id="585" w:author="Nicolas MIRAULT" w:date="2021-08-29T20:06:00Z">
            <w:rPr>
              <w:rFonts w:ascii="Segoe UI Emoji" w:eastAsia="Segoe UI Emoji" w:hAnsi="Segoe UI Emoji" w:cs="Segoe UI Emoji"/>
              <w:color w:val="002060"/>
            </w:rPr>
          </w:rPrChange>
        </w:rPr>
        <w:t xml:space="preserve">Lors de la TRR 2019 nous avions remarqués des problèmes de liaisons entre le robot et le PC, dus sans doute à des moments où la liaison n’était pas directe. Pour rappel, la liaison Wifi était entre la </w:t>
      </w:r>
      <w:proofErr w:type="spellStart"/>
      <w:r w:rsidRPr="005A4184">
        <w:rPr>
          <w:rFonts w:ascii="Segoe UI Emoji" w:eastAsia="Segoe UI Emoji" w:hAnsi="Segoe UI Emoji" w:cs="Segoe UI Emoji"/>
          <w:color w:val="002060"/>
          <w:rPrChange w:id="586" w:author="Nicolas MIRAULT" w:date="2021-08-29T20:06:00Z">
            <w:rPr>
              <w:rFonts w:ascii="Segoe UI Emoji" w:eastAsia="Segoe UI Emoji" w:hAnsi="Segoe UI Emoji" w:cs="Segoe UI Emoji"/>
              <w:color w:val="002060"/>
            </w:rPr>
          </w:rPrChange>
        </w:rPr>
        <w:t>Jetson</w:t>
      </w:r>
      <w:proofErr w:type="spellEnd"/>
      <w:r w:rsidRPr="005A4184">
        <w:rPr>
          <w:rFonts w:ascii="Segoe UI Emoji" w:eastAsia="Segoe UI Emoji" w:hAnsi="Segoe UI Emoji" w:cs="Segoe UI Emoji"/>
          <w:color w:val="002060"/>
          <w:rPrChange w:id="587" w:author="Nicolas MIRAULT" w:date="2021-08-29T20:06:00Z">
            <w:rPr>
              <w:rFonts w:ascii="Segoe UI Emoji" w:eastAsia="Segoe UI Emoji" w:hAnsi="Segoe UI Emoji" w:cs="Segoe UI Emoji"/>
              <w:color w:val="002060"/>
            </w:rPr>
          </w:rPrChange>
        </w:rPr>
        <w:t xml:space="preserve"> (2 antennes) et un </w:t>
      </w:r>
      <w:proofErr w:type="spellStart"/>
      <w:r w:rsidRPr="005A4184">
        <w:rPr>
          <w:rFonts w:ascii="Segoe UI Emoji" w:eastAsia="Segoe UI Emoji" w:hAnsi="Segoe UI Emoji" w:cs="Segoe UI Emoji"/>
          <w:color w:val="002060"/>
          <w:rPrChange w:id="588" w:author="Nicolas MIRAULT" w:date="2021-08-29T20:06:00Z">
            <w:rPr>
              <w:rFonts w:ascii="Segoe UI Emoji" w:eastAsia="Segoe UI Emoji" w:hAnsi="Segoe UI Emoji" w:cs="Segoe UI Emoji"/>
              <w:color w:val="002060"/>
            </w:rPr>
          </w:rPrChange>
        </w:rPr>
        <w:t>dongle</w:t>
      </w:r>
      <w:proofErr w:type="spellEnd"/>
      <w:r w:rsidRPr="005A4184">
        <w:rPr>
          <w:rFonts w:ascii="Segoe UI Emoji" w:eastAsia="Segoe UI Emoji" w:hAnsi="Segoe UI Emoji" w:cs="Segoe UI Emoji"/>
          <w:color w:val="002060"/>
          <w:rPrChange w:id="589" w:author="Nicolas MIRAULT" w:date="2021-08-29T20:06:00Z">
            <w:rPr>
              <w:rFonts w:ascii="Segoe UI Emoji" w:eastAsia="Segoe UI Emoji" w:hAnsi="Segoe UI Emoji" w:cs="Segoe UI Emoji"/>
              <w:color w:val="002060"/>
            </w:rPr>
          </w:rPrChange>
        </w:rPr>
        <w:t xml:space="preserve"> USB </w:t>
      </w:r>
      <w:ins w:id="590" w:author="Nicolas MIRAULT [2]" w:date="2021-08-17T10:53:00Z">
        <w:r w:rsidR="00647D0E" w:rsidRPr="005A4184">
          <w:rPr>
            <w:rPrChange w:id="591" w:author="Nicolas MIRAULT" w:date="2021-08-29T20:06:00Z">
              <w:rPr/>
            </w:rPrChange>
          </w:rPr>
          <w:fldChar w:fldCharType="begin"/>
        </w:r>
        <w:r w:rsidR="00647D0E" w:rsidRPr="005A4184">
          <w:rPr>
            <w:rPrChange w:id="592" w:author="Nicolas MIRAULT" w:date="2021-08-29T20:06:00Z">
              <w:rPr/>
            </w:rPrChange>
          </w:rPr>
          <w:instrText xml:space="preserve"> HYPERLINK "https://www.tp-link.com/fr/home-networking/adapter/archer-t2u-plus/" </w:instrText>
        </w:r>
        <w:r w:rsidR="00647D0E" w:rsidRPr="005A4184">
          <w:rPr>
            <w:rPrChange w:id="593" w:author="Nicolas MIRAULT" w:date="2021-08-29T20:06:00Z">
              <w:rPr/>
            </w:rPrChange>
          </w:rPr>
          <w:fldChar w:fldCharType="separate"/>
        </w:r>
        <w:r w:rsidR="00647D0E" w:rsidRPr="005A4184">
          <w:rPr>
            <w:rStyle w:val="Lienhypertexte"/>
            <w:rPrChange w:id="594" w:author="Nicolas MIRAULT" w:date="2021-08-29T20:06:00Z">
              <w:rPr>
                <w:rStyle w:val="Lienhypertexte"/>
              </w:rPr>
            </w:rPrChange>
          </w:rPr>
          <w:t xml:space="preserve">Archer T2U Plus | Adaptateur USB </w:t>
        </w:r>
        <w:proofErr w:type="spellStart"/>
        <w:r w:rsidR="00647D0E" w:rsidRPr="005A4184">
          <w:rPr>
            <w:rStyle w:val="Lienhypertexte"/>
            <w:rPrChange w:id="595" w:author="Nicolas MIRAULT" w:date="2021-08-29T20:06:00Z">
              <w:rPr>
                <w:rStyle w:val="Lienhypertexte"/>
              </w:rPr>
            </w:rPrChange>
          </w:rPr>
          <w:t>WiFi</w:t>
        </w:r>
        <w:proofErr w:type="spellEnd"/>
        <w:r w:rsidR="00647D0E" w:rsidRPr="005A4184">
          <w:rPr>
            <w:rStyle w:val="Lienhypertexte"/>
            <w:rPrChange w:id="596" w:author="Nicolas MIRAULT" w:date="2021-08-29T20:06:00Z">
              <w:rPr>
                <w:rStyle w:val="Lienhypertexte"/>
              </w:rPr>
            </w:rPrChange>
          </w:rPr>
          <w:t xml:space="preserve"> bi-bande AC 600 Mbps à gain élevé | TP-Link France</w:t>
        </w:r>
        <w:r w:rsidR="00647D0E" w:rsidRPr="005A4184">
          <w:rPr>
            <w:rPrChange w:id="597" w:author="Nicolas MIRAULT" w:date="2021-08-29T20:06:00Z">
              <w:rPr/>
            </w:rPrChange>
          </w:rPr>
          <w:fldChar w:fldCharType="end"/>
        </w:r>
        <w:r w:rsidR="00647D0E" w:rsidRPr="005A4184">
          <w:rPr>
            <w:rFonts w:ascii="Segoe UI Emoji" w:eastAsia="Segoe UI Emoji" w:hAnsi="Segoe UI Emoji" w:cs="Segoe UI Emoji"/>
            <w:color w:val="002060"/>
            <w:rPrChange w:id="598" w:author="Nicolas MIRAULT" w:date="2021-08-29T20:06:00Z">
              <w:rPr>
                <w:rFonts w:ascii="Segoe UI Emoji" w:eastAsia="Segoe UI Emoji" w:hAnsi="Segoe UI Emoji" w:cs="Segoe UI Emoji"/>
                <w:color w:val="002060"/>
              </w:rPr>
            </w:rPrChange>
          </w:rPr>
          <w:t xml:space="preserve"> </w:t>
        </w:r>
      </w:ins>
      <w:r w:rsidRPr="005A4184">
        <w:rPr>
          <w:rFonts w:ascii="Segoe UI Emoji" w:eastAsia="Segoe UI Emoji" w:hAnsi="Segoe UI Emoji" w:cs="Segoe UI Emoji"/>
          <w:color w:val="002060"/>
          <w:rPrChange w:id="599" w:author="Nicolas MIRAULT" w:date="2021-08-29T20:06:00Z">
            <w:rPr>
              <w:rFonts w:ascii="Segoe UI Emoji" w:eastAsia="Segoe UI Emoji" w:hAnsi="Segoe UI Emoji" w:cs="Segoe UI Emoji"/>
              <w:color w:val="002060"/>
            </w:rPr>
          </w:rPrChange>
        </w:rPr>
        <w:t xml:space="preserve">sur PC (pour avoir plus de gain que l’antenne intégrée dans le portable). </w:t>
      </w:r>
    </w:p>
    <w:p w14:paraId="41427D2A" w14:textId="7E5B1804" w:rsidR="00AA6A5D" w:rsidRPr="005A4184" w:rsidRDefault="00647D0E">
      <w:pPr>
        <w:jc w:val="center"/>
        <w:rPr>
          <w:rFonts w:ascii="Segoe UI Emoji" w:eastAsia="Segoe UI Emoji" w:hAnsi="Segoe UI Emoji" w:cs="Segoe UI Emoji"/>
          <w:color w:val="002060"/>
          <w:rPrChange w:id="600" w:author="Nicolas MIRAULT" w:date="2021-08-29T20:06:00Z">
            <w:rPr>
              <w:rFonts w:ascii="Segoe UI Emoji" w:eastAsia="Segoe UI Emoji" w:hAnsi="Segoe UI Emoji" w:cs="Segoe UI Emoji"/>
              <w:color w:val="002060"/>
            </w:rPr>
          </w:rPrChange>
        </w:rPr>
        <w:pPrChange w:id="601" w:author="Nicolas MIRAULT [2]" w:date="2021-08-17T10:54:00Z">
          <w:pPr/>
        </w:pPrChange>
      </w:pPr>
      <w:ins w:id="602" w:author="Nicolas MIRAULT [2]" w:date="2021-08-17T10:54:00Z">
        <w:r w:rsidRPr="005A4184">
          <w:rPr>
            <w:rFonts w:ascii="Segoe UI Emoji" w:eastAsia="Segoe UI Emoji" w:hAnsi="Segoe UI Emoji" w:cs="Segoe UI Emoji"/>
            <w:color w:val="002060"/>
            <w:lang w:eastAsia="fr-FR"/>
            <w:rPrChange w:id="603" w:author="Nicolas MIRAULT" w:date="2021-08-29T20:06:00Z">
              <w:rPr>
                <w:rFonts w:ascii="Segoe UI Emoji" w:eastAsia="Segoe UI Emoji" w:hAnsi="Segoe UI Emoji" w:cs="Segoe UI Emoji"/>
                <w:noProof/>
                <w:color w:val="002060"/>
                <w:lang w:eastAsia="fr-FR"/>
              </w:rPr>
            </w:rPrChange>
          </w:rPr>
          <w:lastRenderedPageBreak/>
          <w:drawing>
            <wp:inline distT="0" distB="0" distL="0" distR="0" wp14:anchorId="07B53FFA" wp14:editId="6C464ED8">
              <wp:extent cx="1380015" cy="138001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cher-T2U-Plus_EU_1.0_01_normal_1547190016631t.jpg"/>
                      <pic:cNvPicPr/>
                    </pic:nvPicPr>
                    <pic:blipFill>
                      <a:blip r:embed="rId18">
                        <a:extLst>
                          <a:ext uri="{28A0092B-C50C-407E-A947-70E740481C1C}">
                            <a14:useLocalDpi xmlns:a14="http://schemas.microsoft.com/office/drawing/2010/main" val="0"/>
                          </a:ext>
                        </a:extLst>
                      </a:blip>
                      <a:stretch>
                        <a:fillRect/>
                      </a:stretch>
                    </pic:blipFill>
                    <pic:spPr>
                      <a:xfrm>
                        <a:off x="0" y="0"/>
                        <a:ext cx="1386707" cy="1386707"/>
                      </a:xfrm>
                      <a:prstGeom prst="rect">
                        <a:avLst/>
                      </a:prstGeom>
                    </pic:spPr>
                  </pic:pic>
                </a:graphicData>
              </a:graphic>
            </wp:inline>
          </w:drawing>
        </w:r>
      </w:ins>
    </w:p>
    <w:p w14:paraId="02398300" w14:textId="5FD20E71" w:rsidR="00AA6A5D" w:rsidRPr="005A4184" w:rsidRDefault="00DC73AD" w:rsidP="008212E9">
      <w:pPr>
        <w:rPr>
          <w:ins w:id="604" w:author="Nicolas MIRAULT" w:date="2021-08-29T17:47:00Z"/>
          <w:rFonts w:ascii="Segoe UI Emoji" w:eastAsia="Segoe UI Emoji" w:hAnsi="Segoe UI Emoji" w:cs="Segoe UI Emoji"/>
          <w:color w:val="002060"/>
          <w:rPrChange w:id="605" w:author="Nicolas MIRAULT" w:date="2021-08-29T20:06:00Z">
            <w:rPr>
              <w:ins w:id="606" w:author="Nicolas MIRAULT" w:date="2021-08-29T17:47:00Z"/>
              <w:rFonts w:ascii="Segoe UI Emoji" w:eastAsia="Segoe UI Emoji" w:hAnsi="Segoe UI Emoji" w:cs="Segoe UI Emoji"/>
              <w:color w:val="002060"/>
            </w:rPr>
          </w:rPrChange>
        </w:rPr>
      </w:pPr>
      <w:r w:rsidRPr="005A4184">
        <w:rPr>
          <w:rFonts w:ascii="Segoe UI Emoji" w:eastAsia="Segoe UI Emoji" w:hAnsi="Segoe UI Emoji" w:cs="Segoe UI Emoji"/>
          <w:color w:val="002060"/>
          <w:rPrChange w:id="607" w:author="Nicolas MIRAULT" w:date="2021-08-29T20:06:00Z">
            <w:rPr>
              <w:rFonts w:ascii="Segoe UI Emoji" w:eastAsia="Segoe UI Emoji" w:hAnsi="Segoe UI Emoji" w:cs="Segoe UI Emoji"/>
              <w:color w:val="002060"/>
            </w:rPr>
          </w:rPrChange>
        </w:rPr>
        <w:t>2 types de liaisons s’offrent à nous</w:t>
      </w:r>
      <w:ins w:id="608" w:author="Nicolas MIRAULT" w:date="2021-08-29T17:47:00Z">
        <w:r w:rsidR="002E095C" w:rsidRPr="005A4184">
          <w:rPr>
            <w:rFonts w:ascii="Segoe UI Emoji" w:eastAsia="Segoe UI Emoji" w:hAnsi="Segoe UI Emoji" w:cs="Segoe UI Emoji"/>
            <w:color w:val="002060"/>
            <w:rPrChange w:id="609" w:author="Nicolas MIRAULT" w:date="2021-08-29T20:06:00Z">
              <w:rPr>
                <w:rFonts w:ascii="Segoe UI Emoji" w:eastAsia="Segoe UI Emoji" w:hAnsi="Segoe UI Emoji" w:cs="Segoe UI Emoji"/>
                <w:color w:val="002060"/>
              </w:rPr>
            </w:rPrChange>
          </w:rPr>
          <w:t xml:space="preserve">, le Wifi et le </w:t>
        </w:r>
        <w:proofErr w:type="spellStart"/>
        <w:r w:rsidR="002E095C" w:rsidRPr="005A4184">
          <w:rPr>
            <w:rFonts w:ascii="Segoe UI Emoji" w:eastAsia="Segoe UI Emoji" w:hAnsi="Segoe UI Emoji" w:cs="Segoe UI Emoji"/>
            <w:color w:val="002060"/>
            <w:rPrChange w:id="610" w:author="Nicolas MIRAULT" w:date="2021-08-29T20:06:00Z">
              <w:rPr>
                <w:rFonts w:ascii="Segoe UI Emoji" w:eastAsia="Segoe UI Emoji" w:hAnsi="Segoe UI Emoji" w:cs="Segoe UI Emoji"/>
                <w:color w:val="002060"/>
              </w:rPr>
            </w:rPrChange>
          </w:rPr>
          <w:t>XBee</w:t>
        </w:r>
        <w:proofErr w:type="spellEnd"/>
        <w:r w:rsidR="002E095C" w:rsidRPr="005A4184">
          <w:rPr>
            <w:rFonts w:ascii="Segoe UI Emoji" w:eastAsia="Segoe UI Emoji" w:hAnsi="Segoe UI Emoji" w:cs="Segoe UI Emoji"/>
            <w:color w:val="002060"/>
            <w:rPrChange w:id="611" w:author="Nicolas MIRAULT" w:date="2021-08-29T20:06:00Z">
              <w:rPr>
                <w:rFonts w:ascii="Segoe UI Emoji" w:eastAsia="Segoe UI Emoji" w:hAnsi="Segoe UI Emoji" w:cs="Segoe UI Emoji"/>
                <w:color w:val="002060"/>
              </w:rPr>
            </w:rPrChange>
          </w:rPr>
          <w:t xml:space="preserve"> (433 MHz / 868 MHz / 2.4 GHz).</w:t>
        </w:r>
      </w:ins>
      <w:del w:id="612" w:author="Nicolas MIRAULT" w:date="2021-08-29T17:47:00Z">
        <w:r w:rsidRPr="005A4184" w:rsidDel="002E095C">
          <w:rPr>
            <w:rFonts w:ascii="Segoe UI Emoji" w:eastAsia="Segoe UI Emoji" w:hAnsi="Segoe UI Emoji" w:cs="Segoe UI Emoji"/>
            <w:color w:val="002060"/>
            <w:rPrChange w:id="613" w:author="Nicolas MIRAULT" w:date="2021-08-29T20:06:00Z">
              <w:rPr>
                <w:rFonts w:ascii="Segoe UI Emoji" w:eastAsia="Segoe UI Emoji" w:hAnsi="Segoe UI Emoji" w:cs="Segoe UI Emoji"/>
                <w:color w:val="002060"/>
              </w:rPr>
            </w:rPrChange>
          </w:rPr>
          <w:delText xml:space="preserve"> : </w:delText>
        </w:r>
      </w:del>
    </w:p>
    <w:p w14:paraId="1880F90B" w14:textId="26DED55E" w:rsidR="002E095C" w:rsidRPr="005A4184" w:rsidRDefault="002E095C" w:rsidP="008212E9">
      <w:pPr>
        <w:rPr>
          <w:ins w:id="614" w:author="Nicolas MIRAULT" w:date="2021-08-29T17:48:00Z"/>
          <w:rFonts w:ascii="Segoe UI Emoji" w:eastAsia="Segoe UI Emoji" w:hAnsi="Segoe UI Emoji" w:cs="Segoe UI Emoji"/>
          <w:color w:val="002060"/>
          <w:rPrChange w:id="615" w:author="Nicolas MIRAULT" w:date="2021-08-29T20:06:00Z">
            <w:rPr>
              <w:ins w:id="616" w:author="Nicolas MIRAULT" w:date="2021-08-29T17:48:00Z"/>
              <w:rFonts w:ascii="Segoe UI Emoji" w:eastAsia="Segoe UI Emoji" w:hAnsi="Segoe UI Emoji" w:cs="Segoe UI Emoji"/>
              <w:color w:val="002060"/>
            </w:rPr>
          </w:rPrChange>
        </w:rPr>
      </w:pPr>
    </w:p>
    <w:p w14:paraId="4DAC3DBB" w14:textId="1BCFDD74" w:rsidR="002E095C" w:rsidRPr="005A4184" w:rsidRDefault="002E095C" w:rsidP="002E095C">
      <w:pPr>
        <w:pStyle w:val="Titre4"/>
        <w:rPr>
          <w:rFonts w:eastAsia="Segoe UI Emoji"/>
          <w:lang w:val="fr-FR"/>
          <w:rPrChange w:id="617" w:author="Nicolas MIRAULT" w:date="2021-08-29T20:06:00Z">
            <w:rPr/>
          </w:rPrChange>
        </w:rPr>
        <w:pPrChange w:id="618" w:author="Nicolas MIRAULT" w:date="2021-08-29T17:48:00Z">
          <w:pPr/>
        </w:pPrChange>
      </w:pPr>
      <w:ins w:id="619" w:author="Nicolas MIRAULT" w:date="2021-08-29T17:48:00Z">
        <w:r w:rsidRPr="005A4184">
          <w:rPr>
            <w:rFonts w:eastAsia="Segoe UI Emoji"/>
            <w:lang w:val="fr-FR"/>
            <w:rPrChange w:id="620" w:author="Nicolas MIRAULT" w:date="2021-08-29T20:06:00Z">
              <w:rPr>
                <w:rFonts w:eastAsia="Segoe UI Emoji"/>
              </w:rPr>
            </w:rPrChange>
          </w:rPr>
          <w:t>Le Wifi</w:t>
        </w:r>
      </w:ins>
    </w:p>
    <w:p w14:paraId="4EB20744" w14:textId="26C98962" w:rsidR="00DC73AD" w:rsidRPr="005A4184" w:rsidRDefault="00DC73AD" w:rsidP="002E095C">
      <w:pPr>
        <w:rPr>
          <w:ins w:id="621" w:author="Nicolas MIRAULT" w:date="2021-08-29T17:49:00Z"/>
          <w:rFonts w:ascii="Segoe UI Emoji" w:eastAsia="Segoe UI Emoji" w:hAnsi="Segoe UI Emoji" w:cs="Segoe UI Emoji"/>
          <w:color w:val="002060"/>
          <w:rPrChange w:id="622" w:author="Nicolas MIRAULT" w:date="2021-08-29T20:06:00Z">
            <w:rPr>
              <w:ins w:id="623" w:author="Nicolas MIRAULT" w:date="2021-08-29T17:49:00Z"/>
              <w:rFonts w:ascii="Segoe UI Emoji" w:eastAsia="Segoe UI Emoji" w:hAnsi="Segoe UI Emoji" w:cs="Segoe UI Emoji"/>
              <w:color w:val="002060"/>
            </w:rPr>
          </w:rPrChange>
        </w:rPr>
      </w:pPr>
      <w:del w:id="624" w:author="Nicolas MIRAULT" w:date="2021-08-29T17:48:00Z">
        <w:r w:rsidRPr="005A4184" w:rsidDel="002E095C">
          <w:rPr>
            <w:rFonts w:ascii="Segoe UI Emoji" w:eastAsia="Segoe UI Emoji" w:hAnsi="Segoe UI Emoji" w:cs="Segoe UI Emoji"/>
            <w:color w:val="002060"/>
            <w:rPrChange w:id="625" w:author="Nicolas MIRAULT" w:date="2021-08-29T20:06:00Z">
              <w:rPr/>
            </w:rPrChange>
          </w:rPr>
          <w:delText>Le Wifi avec bilan de liaison amélioré,</w:delText>
        </w:r>
      </w:del>
      <w:ins w:id="626" w:author="Nicolas MIRAULT" w:date="2021-08-29T17:48:00Z">
        <w:r w:rsidR="002E095C" w:rsidRPr="005A4184">
          <w:rPr>
            <w:rFonts w:ascii="Segoe UI Emoji" w:eastAsia="Segoe UI Emoji" w:hAnsi="Segoe UI Emoji" w:cs="Segoe UI Emoji"/>
            <w:color w:val="002060"/>
            <w:rPrChange w:id="627" w:author="Nicolas MIRAULT" w:date="2021-08-29T20:06:00Z">
              <w:rPr/>
            </w:rPrChange>
          </w:rPr>
          <w:t xml:space="preserve">Tests sur Raspberry 3B+ et la Raspberry </w:t>
        </w:r>
        <w:proofErr w:type="spellStart"/>
        <w:r w:rsidR="002E095C" w:rsidRPr="005A4184">
          <w:rPr>
            <w:rFonts w:ascii="Segoe UI Emoji" w:eastAsia="Segoe UI Emoji" w:hAnsi="Segoe UI Emoji" w:cs="Segoe UI Emoji"/>
            <w:color w:val="002060"/>
            <w:rPrChange w:id="628" w:author="Nicolas MIRAULT" w:date="2021-08-29T20:06:00Z">
              <w:rPr/>
            </w:rPrChange>
          </w:rPr>
          <w:t>Zero</w:t>
        </w:r>
        <w:proofErr w:type="spellEnd"/>
        <w:r w:rsidR="002E095C" w:rsidRPr="005A4184">
          <w:rPr>
            <w:rFonts w:ascii="Segoe UI Emoji" w:eastAsia="Segoe UI Emoji" w:hAnsi="Segoe UI Emoji" w:cs="Segoe UI Emoji"/>
            <w:color w:val="002060"/>
            <w:rPrChange w:id="629" w:author="Nicolas MIRAULT" w:date="2021-08-29T20:06:00Z">
              <w:rPr/>
            </w:rPrChange>
          </w:rPr>
          <w:t xml:space="preserve"> qui existent déjà à la section. </w:t>
        </w:r>
      </w:ins>
    </w:p>
    <w:p w14:paraId="1CA836B1" w14:textId="7C46DFB7" w:rsidR="002E095C" w:rsidRPr="005A4184" w:rsidRDefault="002E095C" w:rsidP="002E095C">
      <w:pPr>
        <w:rPr>
          <w:ins w:id="630" w:author="Nicolas MIRAULT" w:date="2021-08-29T17:49:00Z"/>
          <w:rFonts w:ascii="Segoe UI Emoji" w:eastAsia="Segoe UI Emoji" w:hAnsi="Segoe UI Emoji" w:cs="Segoe UI Emoji"/>
          <w:color w:val="002060"/>
          <w:rPrChange w:id="631" w:author="Nicolas MIRAULT" w:date="2021-08-29T20:06:00Z">
            <w:rPr>
              <w:ins w:id="632" w:author="Nicolas MIRAULT" w:date="2021-08-29T17:49:00Z"/>
              <w:rFonts w:ascii="Segoe UI Emoji" w:eastAsia="Segoe UI Emoji" w:hAnsi="Segoe UI Emoji" w:cs="Segoe UI Emoji"/>
              <w:color w:val="002060"/>
            </w:rPr>
          </w:rPrChange>
        </w:rPr>
      </w:pPr>
    </w:p>
    <w:p w14:paraId="46017142" w14:textId="0F34EC05" w:rsidR="002E095C" w:rsidRPr="005A4184" w:rsidRDefault="002E095C" w:rsidP="002E095C">
      <w:pPr>
        <w:rPr>
          <w:ins w:id="633" w:author="Nicolas MIRAULT" w:date="2021-08-29T17:51:00Z"/>
          <w:rFonts w:ascii="Segoe UI Emoji" w:eastAsia="Segoe UI Emoji" w:hAnsi="Segoe UI Emoji" w:cs="Segoe UI Emoji"/>
          <w:color w:val="002060"/>
          <w:rPrChange w:id="634" w:author="Nicolas MIRAULT" w:date="2021-08-29T20:06:00Z">
            <w:rPr>
              <w:ins w:id="635" w:author="Nicolas MIRAULT" w:date="2021-08-29T17:51:00Z"/>
              <w:rFonts w:ascii="Segoe UI Emoji" w:eastAsia="Segoe UI Emoji" w:hAnsi="Segoe UI Emoji" w:cs="Segoe UI Emoji"/>
              <w:color w:val="002060"/>
            </w:rPr>
          </w:rPrChange>
        </w:rPr>
      </w:pPr>
      <w:ins w:id="636" w:author="Nicolas MIRAULT" w:date="2021-08-29T17:49:00Z">
        <w:r w:rsidRPr="005A4184">
          <w:rPr>
            <w:rFonts w:ascii="Segoe UI Emoji" w:eastAsia="Segoe UI Emoji" w:hAnsi="Segoe UI Emoji" w:cs="Segoe UI Emoji"/>
            <w:color w:val="002060"/>
            <w:rPrChange w:id="637" w:author="Nicolas MIRAULT" w:date="2021-08-29T20:06:00Z">
              <w:rPr>
                <w:rFonts w:ascii="Segoe UI Emoji" w:eastAsia="Segoe UI Emoji" w:hAnsi="Segoe UI Emoji" w:cs="Segoe UI Emoji"/>
                <w:color w:val="002060"/>
              </w:rPr>
            </w:rPrChange>
          </w:rPr>
          <w:t xml:space="preserve">Sur la Raspberry Pi 3B+, mise en place faite d’un noyau à jour avec le Wifi en AP </w:t>
        </w:r>
      </w:ins>
      <w:ins w:id="638" w:author="Nicolas MIRAULT" w:date="2021-08-29T17:50:00Z">
        <w:r w:rsidRPr="005A4184">
          <w:rPr>
            <w:rFonts w:ascii="Segoe UI Emoji" w:eastAsia="Segoe UI Emoji" w:hAnsi="Segoe UI Emoji" w:cs="Segoe UI Emoji"/>
            <w:color w:val="002060"/>
            <w:rPrChange w:id="639" w:author="Nicolas MIRAULT" w:date="2021-08-29T20:06:00Z">
              <w:rPr>
                <w:rFonts w:ascii="Segoe UI Emoji" w:eastAsia="Segoe UI Emoji" w:hAnsi="Segoe UI Emoji" w:cs="Segoe UI Emoji"/>
                <w:color w:val="002060"/>
              </w:rPr>
            </w:rPrChange>
          </w:rPr>
          <w:t>(Carre92Roulant1), connexion d’un adaptateur USB to Serial FTDI, et activation d’un service ser2</w:t>
        </w:r>
      </w:ins>
      <w:ins w:id="640" w:author="Nicolas MIRAULT" w:date="2021-08-29T17:51:00Z">
        <w:r w:rsidRPr="005A4184">
          <w:rPr>
            <w:rFonts w:ascii="Segoe UI Emoji" w:eastAsia="Segoe UI Emoji" w:hAnsi="Segoe UI Emoji" w:cs="Segoe UI Emoji"/>
            <w:color w:val="002060"/>
            <w:rPrChange w:id="641" w:author="Nicolas MIRAULT" w:date="2021-08-29T20:06:00Z">
              <w:rPr>
                <w:rFonts w:ascii="Segoe UI Emoji" w:eastAsia="Segoe UI Emoji" w:hAnsi="Segoe UI Emoji" w:cs="Segoe UI Emoji"/>
                <w:color w:val="002060"/>
              </w:rPr>
            </w:rPrChange>
          </w:rPr>
          <w:t xml:space="preserve">net. </w:t>
        </w:r>
      </w:ins>
    </w:p>
    <w:p w14:paraId="685184C6" w14:textId="5EA0CBC7" w:rsidR="002E095C" w:rsidRPr="005A4184" w:rsidRDefault="002E095C" w:rsidP="002E095C">
      <w:pPr>
        <w:rPr>
          <w:rFonts w:ascii="Segoe UI Emoji" w:eastAsia="Segoe UI Emoji" w:hAnsi="Segoe UI Emoji" w:cs="Segoe UI Emoji"/>
          <w:color w:val="002060"/>
          <w:rPrChange w:id="642" w:author="Nicolas MIRAULT" w:date="2021-08-29T20:06:00Z">
            <w:rPr/>
          </w:rPrChange>
        </w:rPr>
        <w:pPrChange w:id="643" w:author="Nicolas MIRAULT" w:date="2021-08-29T17:49:00Z">
          <w:pPr>
            <w:pStyle w:val="Paragraphedeliste"/>
            <w:numPr>
              <w:numId w:val="16"/>
            </w:numPr>
            <w:ind w:hanging="360"/>
          </w:pPr>
        </w:pPrChange>
      </w:pPr>
      <w:ins w:id="644" w:author="Nicolas MIRAULT" w:date="2021-08-29T17:51:00Z">
        <w:r w:rsidRPr="005A4184">
          <w:rPr>
            <w:rFonts w:ascii="Segoe UI Emoji" w:eastAsia="Segoe UI Emoji" w:hAnsi="Segoe UI Emoji" w:cs="Segoe UI Emoji"/>
            <w:color w:val="002060"/>
            <w:rPrChange w:id="645" w:author="Nicolas MIRAULT" w:date="2021-08-29T20:06:00Z">
              <w:rPr>
                <w:rFonts w:ascii="Segoe UI Emoji" w:eastAsia="Segoe UI Emoji" w:hAnsi="Segoe UI Emoji" w:cs="Segoe UI Emoji"/>
                <w:color w:val="002060"/>
              </w:rPr>
            </w:rPrChange>
          </w:rPr>
          <w:t xml:space="preserve">Avec ce service, le PC connecté à la </w:t>
        </w:r>
        <w:proofErr w:type="spellStart"/>
        <w:r w:rsidRPr="005A4184">
          <w:rPr>
            <w:rFonts w:ascii="Segoe UI Emoji" w:eastAsia="Segoe UI Emoji" w:hAnsi="Segoe UI Emoji" w:cs="Segoe UI Emoji"/>
            <w:color w:val="002060"/>
            <w:rPrChange w:id="646" w:author="Nicolas MIRAULT" w:date="2021-08-29T20:06:00Z">
              <w:rPr>
                <w:rFonts w:ascii="Segoe UI Emoji" w:eastAsia="Segoe UI Emoji" w:hAnsi="Segoe UI Emoji" w:cs="Segoe UI Emoji"/>
                <w:color w:val="002060"/>
              </w:rPr>
            </w:rPrChange>
          </w:rPr>
          <w:t>raspberry</w:t>
        </w:r>
        <w:proofErr w:type="spellEnd"/>
        <w:r w:rsidRPr="005A4184">
          <w:rPr>
            <w:rFonts w:ascii="Segoe UI Emoji" w:eastAsia="Segoe UI Emoji" w:hAnsi="Segoe UI Emoji" w:cs="Segoe UI Emoji"/>
            <w:color w:val="002060"/>
            <w:rPrChange w:id="647" w:author="Nicolas MIRAULT" w:date="2021-08-29T20:06:00Z">
              <w:rPr>
                <w:rFonts w:ascii="Segoe UI Emoji" w:eastAsia="Segoe UI Emoji" w:hAnsi="Segoe UI Emoji" w:cs="Segoe UI Emoji"/>
                <w:color w:val="002060"/>
              </w:rPr>
            </w:rPrChange>
          </w:rPr>
          <w:t xml:space="preserve"> peut lancer un telnet sur le port 4001 et piloter la liaison série. </w:t>
        </w:r>
      </w:ins>
    </w:p>
    <w:p w14:paraId="634EF0B3" w14:textId="3EC76341" w:rsidR="00DC73AD" w:rsidRPr="005A4184" w:rsidDel="002E095C" w:rsidRDefault="00DC73AD" w:rsidP="00DC73AD">
      <w:pPr>
        <w:pStyle w:val="Paragraphedeliste"/>
        <w:numPr>
          <w:ilvl w:val="1"/>
          <w:numId w:val="16"/>
        </w:numPr>
        <w:rPr>
          <w:del w:id="648" w:author="Nicolas MIRAULT" w:date="2021-08-29T17:52:00Z"/>
          <w:rFonts w:ascii="Segoe UI Emoji" w:eastAsia="Segoe UI Emoji" w:hAnsi="Segoe UI Emoji" w:cs="Segoe UI Emoji"/>
          <w:color w:val="002060"/>
          <w:rPrChange w:id="649" w:author="Nicolas MIRAULT" w:date="2021-08-29T20:06:00Z">
            <w:rPr>
              <w:del w:id="650" w:author="Nicolas MIRAULT" w:date="2021-08-29T17:52:00Z"/>
              <w:rFonts w:ascii="Segoe UI Emoji" w:eastAsia="Segoe UI Emoji" w:hAnsi="Segoe UI Emoji" w:cs="Segoe UI Emoji"/>
              <w:color w:val="002060"/>
            </w:rPr>
          </w:rPrChange>
        </w:rPr>
      </w:pPr>
      <w:del w:id="651" w:author="Nicolas MIRAULT" w:date="2021-08-29T17:52:00Z">
        <w:r w:rsidRPr="005A4184" w:rsidDel="002E095C">
          <w:rPr>
            <w:rFonts w:ascii="Segoe UI Emoji" w:eastAsia="Segoe UI Emoji" w:hAnsi="Segoe UI Emoji" w:cs="Segoe UI Emoji"/>
            <w:color w:val="002060"/>
            <w:rPrChange w:id="652" w:author="Nicolas MIRAULT" w:date="2021-08-29T20:06:00Z">
              <w:rPr>
                <w:rFonts w:ascii="Segoe UI Emoji" w:eastAsia="Segoe UI Emoji" w:hAnsi="Segoe UI Emoji" w:cs="Segoe UI Emoji"/>
                <w:color w:val="002060"/>
              </w:rPr>
            </w:rPrChange>
          </w:rPr>
          <w:delText xml:space="preserve">Action : essayer la Raspberry Pi Zero W. Benjamin, est ce que nous en avons une ? J’ai l’impression que non. Pas trouvé dans le meuble Ikéa </w:delText>
        </w:r>
        <w:r w:rsidR="0051355A" w:rsidRPr="005A4184" w:rsidDel="002E095C">
          <w:rPr>
            <w:rFonts w:ascii="Segoe UI Emoji" w:eastAsia="Segoe UI Emoji" w:hAnsi="Segoe UI Emoji" w:cs="Segoe UI Emoji"/>
            <w:color w:val="002060"/>
            <w:rPrChange w:id="653" w:author="Nicolas MIRAULT" w:date="2021-08-29T20:06:00Z">
              <w:rPr>
                <w:rFonts w:ascii="Segoe UI Emoji" w:eastAsia="Segoe UI Emoji" w:hAnsi="Segoe UI Emoji" w:cs="Segoe UI Emoji"/>
                <w:color w:val="002060"/>
              </w:rPr>
            </w:rPrChange>
          </w:rPr>
          <w:delText>complétement</w:delText>
        </w:r>
        <w:r w:rsidRPr="005A4184" w:rsidDel="002E095C">
          <w:rPr>
            <w:rFonts w:ascii="Segoe UI Emoji" w:eastAsia="Segoe UI Emoji" w:hAnsi="Segoe UI Emoji" w:cs="Segoe UI Emoji"/>
            <w:color w:val="002060"/>
            <w:rPrChange w:id="654" w:author="Nicolas MIRAULT" w:date="2021-08-29T20:06:00Z">
              <w:rPr>
                <w:rFonts w:ascii="Segoe UI Emoji" w:eastAsia="Segoe UI Emoji" w:hAnsi="Segoe UI Emoji" w:cs="Segoe UI Emoji"/>
                <w:color w:val="002060"/>
              </w:rPr>
            </w:rPrChange>
          </w:rPr>
          <w:delText xml:space="preserve"> à droite. </w:delText>
        </w:r>
      </w:del>
    </w:p>
    <w:p w14:paraId="78AAB1B8" w14:textId="62D8DE6F" w:rsidR="0051355A" w:rsidRPr="005A4184" w:rsidRDefault="0051355A" w:rsidP="0051355A">
      <w:pPr>
        <w:ind w:left="1080"/>
        <w:jc w:val="center"/>
        <w:rPr>
          <w:ins w:id="655" w:author="Nicolas MIRAULT" w:date="2021-08-29T17:55:00Z"/>
          <w:rFonts w:ascii="Segoe UI Emoji" w:eastAsia="Segoe UI Emoji" w:hAnsi="Segoe UI Emoji" w:cs="Segoe UI Emoji"/>
          <w:color w:val="002060"/>
          <w:rPrChange w:id="656" w:author="Nicolas MIRAULT" w:date="2021-08-29T20:06:00Z">
            <w:rPr>
              <w:ins w:id="657" w:author="Nicolas MIRAULT" w:date="2021-08-29T17:55:00Z"/>
              <w:rFonts w:ascii="Segoe UI Emoji" w:eastAsia="Segoe UI Emoji" w:hAnsi="Segoe UI Emoji" w:cs="Segoe UI Emoji"/>
              <w:color w:val="002060"/>
            </w:rPr>
          </w:rPrChange>
        </w:rPr>
      </w:pPr>
      <w:r w:rsidRPr="005A4184">
        <w:rPr>
          <w:rFonts w:ascii="Segoe UI Emoji" w:eastAsia="Segoe UI Emoji" w:hAnsi="Segoe UI Emoji" w:cs="Segoe UI Emoji"/>
          <w:color w:val="002060"/>
          <w:lang w:eastAsia="fr-FR"/>
          <w:rPrChange w:id="658" w:author="Nicolas MIRAULT" w:date="2021-08-29T20:06:00Z">
            <w:rPr>
              <w:rFonts w:ascii="Segoe UI Emoji" w:eastAsia="Segoe UI Emoji" w:hAnsi="Segoe UI Emoji" w:cs="Segoe UI Emoji"/>
              <w:noProof/>
              <w:color w:val="002060"/>
              <w:lang w:eastAsia="fr-FR"/>
            </w:rPr>
          </w:rPrChange>
        </w:rPr>
        <w:drawing>
          <wp:inline distT="0" distB="0" distL="0" distR="0" wp14:anchorId="0F66AADB" wp14:editId="74CEE579">
            <wp:extent cx="1884898" cy="1884898"/>
            <wp:effectExtent l="0" t="0" r="1270" b="127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aspberry_Pi_Zero_W.jpg"/>
                    <pic:cNvPicPr/>
                  </pic:nvPicPr>
                  <pic:blipFill>
                    <a:blip r:embed="rId19">
                      <a:extLst>
                        <a:ext uri="{28A0092B-C50C-407E-A947-70E740481C1C}">
                          <a14:useLocalDpi xmlns:a14="http://schemas.microsoft.com/office/drawing/2010/main" val="0"/>
                        </a:ext>
                      </a:extLst>
                    </a:blip>
                    <a:stretch>
                      <a:fillRect/>
                    </a:stretch>
                  </pic:blipFill>
                  <pic:spPr>
                    <a:xfrm>
                      <a:off x="0" y="0"/>
                      <a:ext cx="1904316" cy="1904316"/>
                    </a:xfrm>
                    <a:prstGeom prst="rect">
                      <a:avLst/>
                    </a:prstGeom>
                  </pic:spPr>
                </pic:pic>
              </a:graphicData>
            </a:graphic>
          </wp:inline>
        </w:drawing>
      </w:r>
    </w:p>
    <w:p w14:paraId="34DA36C5" w14:textId="348B6855" w:rsidR="002E095C" w:rsidRPr="005A4184" w:rsidRDefault="002E095C" w:rsidP="0051355A">
      <w:pPr>
        <w:ind w:left="1080"/>
        <w:jc w:val="center"/>
        <w:rPr>
          <w:ins w:id="659" w:author="Nicolas MIRAULT" w:date="2021-08-25T21:57:00Z"/>
          <w:rFonts w:ascii="Segoe UI Emoji" w:eastAsia="Segoe UI Emoji" w:hAnsi="Segoe UI Emoji" w:cs="Segoe UI Emoji"/>
          <w:color w:val="002060"/>
          <w:rPrChange w:id="660" w:author="Nicolas MIRAULT" w:date="2021-08-29T20:06:00Z">
            <w:rPr>
              <w:ins w:id="661" w:author="Nicolas MIRAULT" w:date="2021-08-25T21:57:00Z"/>
              <w:rFonts w:ascii="Segoe UI Emoji" w:eastAsia="Segoe UI Emoji" w:hAnsi="Segoe UI Emoji" w:cs="Segoe UI Emoji"/>
              <w:color w:val="002060"/>
            </w:rPr>
          </w:rPrChange>
        </w:rPr>
      </w:pPr>
      <w:ins w:id="662" w:author="Nicolas MIRAULT" w:date="2021-08-29T17:55:00Z">
        <w:r w:rsidRPr="005A4184">
          <w:rPr>
            <w:rFonts w:ascii="Segoe UI Emoji" w:eastAsia="Segoe UI Emoji" w:hAnsi="Segoe UI Emoji" w:cs="Segoe UI Emoji"/>
            <w:color w:val="002060"/>
            <w:rPrChange w:id="663" w:author="Nicolas MIRAULT" w:date="2021-08-29T20:06:00Z">
              <w:rPr>
                <w:rFonts w:ascii="Segoe UI Emoji" w:eastAsia="Segoe UI Emoji" w:hAnsi="Segoe UI Emoji" w:cs="Segoe UI Emoji"/>
                <w:color w:val="002060"/>
              </w:rPr>
            </w:rPrChange>
          </w:rPr>
          <w:t xml:space="preserve">Raspberry </w:t>
        </w:r>
        <w:proofErr w:type="spellStart"/>
        <w:r w:rsidRPr="005A4184">
          <w:rPr>
            <w:rFonts w:ascii="Segoe UI Emoji" w:eastAsia="Segoe UI Emoji" w:hAnsi="Segoe UI Emoji" w:cs="Segoe UI Emoji"/>
            <w:color w:val="002060"/>
            <w:rPrChange w:id="664" w:author="Nicolas MIRAULT" w:date="2021-08-29T20:06:00Z">
              <w:rPr>
                <w:rFonts w:ascii="Segoe UI Emoji" w:eastAsia="Segoe UI Emoji" w:hAnsi="Segoe UI Emoji" w:cs="Segoe UI Emoji"/>
                <w:color w:val="002060"/>
              </w:rPr>
            </w:rPrChange>
          </w:rPr>
          <w:t>Zero</w:t>
        </w:r>
      </w:ins>
      <w:proofErr w:type="spellEnd"/>
    </w:p>
    <w:p w14:paraId="72590403" w14:textId="66B903EF" w:rsidR="002E095C" w:rsidRPr="005A4184" w:rsidRDefault="002E095C" w:rsidP="002E095C">
      <w:pPr>
        <w:rPr>
          <w:ins w:id="665" w:author="Nicolas MIRAULT" w:date="2021-08-29T17:53:00Z"/>
          <w:rFonts w:ascii="Segoe UI Emoji" w:eastAsia="Segoe UI Emoji" w:hAnsi="Segoe UI Emoji" w:cs="Segoe UI Emoji"/>
          <w:color w:val="002060"/>
          <w:rPrChange w:id="666" w:author="Nicolas MIRAULT" w:date="2021-08-29T20:06:00Z">
            <w:rPr>
              <w:ins w:id="667" w:author="Nicolas MIRAULT" w:date="2021-08-29T17:53:00Z"/>
              <w:rFonts w:ascii="Segoe UI Emoji" w:eastAsia="Segoe UI Emoji" w:hAnsi="Segoe UI Emoji" w:cs="Segoe UI Emoji"/>
              <w:color w:val="002060"/>
            </w:rPr>
          </w:rPrChange>
        </w:rPr>
      </w:pPr>
      <w:ins w:id="668" w:author="Nicolas MIRAULT" w:date="2021-08-29T17:52:00Z">
        <w:r w:rsidRPr="005A4184">
          <w:rPr>
            <w:rFonts w:ascii="Segoe UI Emoji" w:eastAsia="Segoe UI Emoji" w:hAnsi="Segoe UI Emoji" w:cs="Segoe UI Emoji"/>
            <w:color w:val="002060"/>
            <w:rPrChange w:id="669" w:author="Nicolas MIRAULT" w:date="2021-08-29T20:06:00Z">
              <w:rPr>
                <w:rFonts w:ascii="Segoe UI Emoji" w:eastAsia="Segoe UI Emoji" w:hAnsi="Segoe UI Emoji" w:cs="Segoe UI Emoji"/>
                <w:color w:val="002060"/>
              </w:rPr>
            </w:rPrChange>
          </w:rPr>
          <w:t xml:space="preserve">Des tests sont en cours sur une Raspberry </w:t>
        </w:r>
        <w:proofErr w:type="spellStart"/>
        <w:r w:rsidRPr="005A4184">
          <w:rPr>
            <w:rFonts w:ascii="Segoe UI Emoji" w:eastAsia="Segoe UI Emoji" w:hAnsi="Segoe UI Emoji" w:cs="Segoe UI Emoji"/>
            <w:color w:val="002060"/>
            <w:rPrChange w:id="670" w:author="Nicolas MIRAULT" w:date="2021-08-29T20:06:00Z">
              <w:rPr>
                <w:rFonts w:ascii="Segoe UI Emoji" w:eastAsia="Segoe UI Emoji" w:hAnsi="Segoe UI Emoji" w:cs="Segoe UI Emoji"/>
                <w:color w:val="002060"/>
              </w:rPr>
            </w:rPrChange>
          </w:rPr>
          <w:t>Zero</w:t>
        </w:r>
      </w:ins>
      <w:proofErr w:type="spellEnd"/>
      <w:ins w:id="671" w:author="Nicolas MIRAULT" w:date="2021-08-29T17:53:00Z">
        <w:r w:rsidRPr="005A4184">
          <w:rPr>
            <w:rFonts w:ascii="Segoe UI Emoji" w:eastAsia="Segoe UI Emoji" w:hAnsi="Segoe UI Emoji" w:cs="Segoe UI Emoji"/>
            <w:color w:val="002060"/>
            <w:rPrChange w:id="672" w:author="Nicolas MIRAULT" w:date="2021-08-29T20:06:00Z">
              <w:rPr>
                <w:rFonts w:ascii="Segoe UI Emoji" w:eastAsia="Segoe UI Emoji" w:hAnsi="Segoe UI Emoji" w:cs="Segoe UI Emoji"/>
                <w:color w:val="002060"/>
              </w:rPr>
            </w:rPrChange>
          </w:rPr>
          <w:t xml:space="preserve"> par François</w:t>
        </w:r>
      </w:ins>
      <w:ins w:id="673" w:author="Nicolas MIRAULT" w:date="2021-08-29T17:52:00Z">
        <w:r w:rsidRPr="005A4184">
          <w:rPr>
            <w:rFonts w:ascii="Segoe UI Emoji" w:eastAsia="Segoe UI Emoji" w:hAnsi="Segoe UI Emoji" w:cs="Segoe UI Emoji"/>
            <w:color w:val="002060"/>
            <w:rPrChange w:id="674" w:author="Nicolas MIRAULT" w:date="2021-08-29T20:06:00Z">
              <w:rPr>
                <w:rFonts w:ascii="Segoe UI Emoji" w:eastAsia="Segoe UI Emoji" w:hAnsi="Segoe UI Emoji" w:cs="Segoe UI Emoji"/>
                <w:color w:val="002060"/>
              </w:rPr>
            </w:rPrChange>
          </w:rPr>
          <w:t xml:space="preserve">. </w:t>
        </w:r>
      </w:ins>
      <w:ins w:id="675" w:author="Nicolas MIRAULT" w:date="2021-08-29T17:54:00Z">
        <w:r w:rsidRPr="005A4184">
          <w:rPr>
            <w:rFonts w:ascii="Segoe UI Emoji" w:eastAsia="Segoe UI Emoji" w:hAnsi="Segoe UI Emoji" w:cs="Segoe UI Emoji"/>
            <w:color w:val="002060"/>
            <w:rPrChange w:id="676" w:author="Nicolas MIRAULT" w:date="2021-08-29T20:06:00Z">
              <w:rPr>
                <w:rFonts w:ascii="Segoe UI Emoji" w:eastAsia="Segoe UI Emoji" w:hAnsi="Segoe UI Emoji" w:cs="Segoe UI Emoji"/>
                <w:color w:val="002060"/>
              </w:rPr>
            </w:rPrChange>
          </w:rPr>
          <w:t>L’avantage est la consommation réduite par rapport à la 3B+, donc ESC moins gros.</w:t>
        </w:r>
      </w:ins>
    </w:p>
    <w:p w14:paraId="7C959F0F" w14:textId="16C08272" w:rsidR="002E095C" w:rsidRPr="005A4184" w:rsidRDefault="002E095C" w:rsidP="002E095C">
      <w:pPr>
        <w:rPr>
          <w:ins w:id="677" w:author="Nicolas MIRAULT" w:date="2021-08-29T17:52:00Z"/>
          <w:rFonts w:ascii="Segoe UI Emoji" w:eastAsia="Segoe UI Emoji" w:hAnsi="Segoe UI Emoji" w:cs="Segoe UI Emoji"/>
          <w:color w:val="002060"/>
          <w:rPrChange w:id="678" w:author="Nicolas MIRAULT" w:date="2021-08-29T20:06:00Z">
            <w:rPr>
              <w:ins w:id="679" w:author="Nicolas MIRAULT" w:date="2021-08-29T17:52:00Z"/>
            </w:rPr>
          </w:rPrChange>
        </w:rPr>
        <w:pPrChange w:id="680" w:author="Nicolas MIRAULT" w:date="2021-08-29T17:52:00Z">
          <w:pPr>
            <w:pStyle w:val="Paragraphedeliste"/>
            <w:numPr>
              <w:numId w:val="19"/>
            </w:numPr>
            <w:ind w:left="1080" w:hanging="360"/>
          </w:pPr>
        </w:pPrChange>
      </w:pPr>
      <w:ins w:id="681" w:author="Nicolas MIRAULT" w:date="2021-08-29T17:52:00Z">
        <w:r w:rsidRPr="005A4184">
          <w:rPr>
            <w:rFonts w:ascii="Segoe UI Emoji" w:eastAsia="Segoe UI Emoji" w:hAnsi="Segoe UI Emoji" w:cs="Segoe UI Emoji"/>
            <w:color w:val="002060"/>
            <w:rPrChange w:id="682" w:author="Nicolas MIRAULT" w:date="2021-08-29T20:06:00Z">
              <w:rPr/>
            </w:rPrChange>
          </w:rPr>
          <w:t xml:space="preserve"> </w:t>
        </w:r>
      </w:ins>
    </w:p>
    <w:p w14:paraId="58457B3C" w14:textId="4116A5CE" w:rsidR="002E095C" w:rsidRPr="005A4184" w:rsidRDefault="002E095C" w:rsidP="002E095C">
      <w:pPr>
        <w:pStyle w:val="Titre4"/>
        <w:rPr>
          <w:ins w:id="683" w:author="Nicolas MIRAULT" w:date="2021-08-29T17:53:00Z"/>
          <w:rFonts w:eastAsia="Segoe UI Emoji"/>
          <w:lang w:val="fr-FR"/>
          <w:rPrChange w:id="684" w:author="Nicolas MIRAULT" w:date="2021-08-29T20:06:00Z">
            <w:rPr>
              <w:ins w:id="685" w:author="Nicolas MIRAULT" w:date="2021-08-29T17:53:00Z"/>
              <w:rFonts w:eastAsia="Segoe UI Emoji"/>
            </w:rPr>
          </w:rPrChange>
        </w:rPr>
      </w:pPr>
      <w:ins w:id="686" w:author="Nicolas MIRAULT" w:date="2021-08-29T17:53:00Z">
        <w:r w:rsidRPr="005A4184">
          <w:rPr>
            <w:rFonts w:eastAsia="Segoe UI Emoji"/>
            <w:lang w:val="fr-FR"/>
            <w:rPrChange w:id="687" w:author="Nicolas MIRAULT" w:date="2021-08-29T20:06:00Z">
              <w:rPr>
                <w:rFonts w:eastAsia="Segoe UI Emoji"/>
              </w:rPr>
            </w:rPrChange>
          </w:rPr>
          <w:t>Les solutions alternatives</w:t>
        </w:r>
      </w:ins>
    </w:p>
    <w:p w14:paraId="1CE39692" w14:textId="2287A6E7" w:rsidR="002E095C" w:rsidRPr="005A4184" w:rsidRDefault="002E095C" w:rsidP="002E095C">
      <w:pPr>
        <w:rPr>
          <w:ins w:id="688" w:author="Nicolas MIRAULT" w:date="2021-08-29T19:25:00Z"/>
          <w:lang w:eastAsia="ja-JP"/>
          <w:rPrChange w:id="689" w:author="Nicolas MIRAULT" w:date="2021-08-29T20:06:00Z">
            <w:rPr>
              <w:ins w:id="690" w:author="Nicolas MIRAULT" w:date="2021-08-29T19:25:00Z"/>
              <w:lang w:val="en-GB" w:eastAsia="ja-JP"/>
            </w:rPr>
          </w:rPrChange>
        </w:rPr>
      </w:pPr>
    </w:p>
    <w:p w14:paraId="491AB400" w14:textId="1F67C292" w:rsidR="004D01A4" w:rsidRPr="005A4184" w:rsidRDefault="004D01A4" w:rsidP="002E095C">
      <w:pPr>
        <w:rPr>
          <w:ins w:id="691" w:author="Nicolas MIRAULT" w:date="2021-08-29T19:26:00Z"/>
          <w:lang w:eastAsia="ja-JP"/>
          <w:rPrChange w:id="692" w:author="Nicolas MIRAULT" w:date="2021-08-29T20:06:00Z">
            <w:rPr>
              <w:ins w:id="693" w:author="Nicolas MIRAULT" w:date="2021-08-29T19:26:00Z"/>
              <w:lang w:val="en-GB" w:eastAsia="ja-JP"/>
            </w:rPr>
          </w:rPrChange>
        </w:rPr>
      </w:pPr>
      <w:ins w:id="694" w:author="Nicolas MIRAULT" w:date="2021-08-29T19:26:00Z">
        <w:r w:rsidRPr="005A4184">
          <w:rPr>
            <w:lang w:eastAsia="ja-JP"/>
            <w:rPrChange w:id="695" w:author="Nicolas MIRAULT" w:date="2021-08-29T20:06:00Z">
              <w:rPr>
                <w:lang w:val="en-GB" w:eastAsia="ja-JP"/>
              </w:rPr>
            </w:rPrChange>
          </w:rPr>
          <w:t xml:space="preserve">D’autres radios sont disponibles pour la robotique : </w:t>
        </w:r>
      </w:ins>
    </w:p>
    <w:p w14:paraId="45753B69" w14:textId="7DF4B4B1" w:rsidR="004D01A4" w:rsidRPr="005A4184" w:rsidRDefault="004D01A4" w:rsidP="004D01A4">
      <w:pPr>
        <w:pStyle w:val="Paragraphedeliste"/>
        <w:numPr>
          <w:ilvl w:val="0"/>
          <w:numId w:val="20"/>
        </w:numPr>
        <w:rPr>
          <w:ins w:id="696" w:author="Nicolas MIRAULT" w:date="2021-08-29T19:55:00Z"/>
          <w:lang w:eastAsia="ja-JP"/>
          <w:rPrChange w:id="697" w:author="Nicolas MIRAULT" w:date="2021-08-29T20:06:00Z">
            <w:rPr>
              <w:ins w:id="698" w:author="Nicolas MIRAULT" w:date="2021-08-29T19:55:00Z"/>
              <w:rFonts w:ascii="Segoe UI Emoji" w:eastAsia="Segoe UI Emoji" w:hAnsi="Segoe UI Emoji" w:cs="Segoe UI Emoji"/>
              <w:lang w:eastAsia="ja-JP"/>
            </w:rPr>
          </w:rPrChange>
        </w:rPr>
      </w:pPr>
      <w:ins w:id="699" w:author="Nicolas MIRAULT" w:date="2021-08-29T19:26:00Z">
        <w:r w:rsidRPr="005A4184">
          <w:rPr>
            <w:lang w:eastAsia="ja-JP"/>
            <w:rPrChange w:id="700" w:author="Nicolas MIRAULT" w:date="2021-08-29T20:06:00Z">
              <w:rPr>
                <w:lang w:val="en-GB" w:eastAsia="ja-JP"/>
              </w:rPr>
            </w:rPrChange>
          </w:rPr>
          <w:t xml:space="preserve">Le </w:t>
        </w:r>
      </w:ins>
      <w:ins w:id="701" w:author="Nicolas MIRAULT" w:date="2021-08-29T19:44:00Z">
        <w:r w:rsidR="00176113" w:rsidRPr="005A4184">
          <w:rPr>
            <w:lang w:eastAsia="ja-JP"/>
            <w:rPrChange w:id="702" w:author="Nicolas MIRAULT" w:date="2021-08-29T20:06:00Z">
              <w:rPr>
                <w:lang w:val="en-GB" w:eastAsia="ja-JP"/>
              </w:rPr>
            </w:rPrChange>
          </w:rPr>
          <w:t>433 MHz : cette bande est initialement pr</w:t>
        </w:r>
      </w:ins>
      <w:ins w:id="703" w:author="Nicolas MIRAULT" w:date="2021-08-29T19:45:00Z">
        <w:r w:rsidR="00176113" w:rsidRPr="005A4184">
          <w:rPr>
            <w:lang w:eastAsia="ja-JP"/>
            <w:rPrChange w:id="704" w:author="Nicolas MIRAULT" w:date="2021-08-29T20:06:00Z">
              <w:rPr>
                <w:lang w:eastAsia="ja-JP"/>
              </w:rPr>
            </w:rPrChange>
          </w:rPr>
          <w:t>é</w:t>
        </w:r>
      </w:ins>
      <w:ins w:id="705" w:author="Nicolas MIRAULT" w:date="2021-08-29T19:44:00Z">
        <w:r w:rsidR="00176113" w:rsidRPr="005A4184">
          <w:rPr>
            <w:lang w:eastAsia="ja-JP"/>
            <w:rPrChange w:id="706" w:author="Nicolas MIRAULT" w:date="2021-08-29T20:06:00Z">
              <w:rPr>
                <w:lang w:val="en-GB" w:eastAsia="ja-JP"/>
              </w:rPr>
            </w:rPrChange>
          </w:rPr>
          <w:t xml:space="preserve">vue pour la </w:t>
        </w:r>
      </w:ins>
      <w:ins w:id="707" w:author="Nicolas MIRAULT" w:date="2021-08-29T19:45:00Z">
        <w:r w:rsidR="00176113" w:rsidRPr="005A4184">
          <w:rPr>
            <w:lang w:eastAsia="ja-JP"/>
            <w:rPrChange w:id="708" w:author="Nicolas MIRAULT" w:date="2021-08-29T20:06:00Z">
              <w:rPr>
                <w:lang w:val="en-GB" w:eastAsia="ja-JP"/>
              </w:rPr>
            </w:rPrChange>
          </w:rPr>
          <w:t>domo</w:t>
        </w:r>
      </w:ins>
      <w:ins w:id="709" w:author="Nicolas MIRAULT" w:date="2021-08-29T19:44:00Z">
        <w:r w:rsidR="00176113" w:rsidRPr="005A4184">
          <w:rPr>
            <w:lang w:eastAsia="ja-JP"/>
            <w:rPrChange w:id="710" w:author="Nicolas MIRAULT" w:date="2021-08-29T20:06:00Z">
              <w:rPr>
                <w:lang w:val="en-GB" w:eastAsia="ja-JP"/>
              </w:rPr>
            </w:rPrChange>
          </w:rPr>
          <w:t>tique</w:t>
        </w:r>
      </w:ins>
      <w:ins w:id="711" w:author="Nicolas MIRAULT" w:date="2021-08-29T19:54:00Z">
        <w:r w:rsidR="00AB12C3" w:rsidRPr="005A4184">
          <w:rPr>
            <w:lang w:eastAsia="ja-JP"/>
            <w:rPrChange w:id="712" w:author="Nicolas MIRAULT" w:date="2021-08-29T20:06:00Z">
              <w:rPr>
                <w:lang w:eastAsia="ja-JP"/>
              </w:rPr>
            </w:rPrChange>
          </w:rPr>
          <w:t xml:space="preserve">. Les principaux modules disponibles sont soit émetteurs soit récepteurs. (Il est rare que les volets électriques aient </w:t>
        </w:r>
        <w:r w:rsidR="00AB12C3" w:rsidRPr="005A4184">
          <w:rPr>
            <w:lang w:eastAsia="ja-JP"/>
            <w:rPrChange w:id="713" w:author="Nicolas MIRAULT" w:date="2021-08-29T20:06:00Z">
              <w:rPr>
                <w:lang w:eastAsia="ja-JP"/>
              </w:rPr>
            </w:rPrChange>
          </w:rPr>
          <w:lastRenderedPageBreak/>
          <w:t>quelque chose à dire à la té</w:t>
        </w:r>
      </w:ins>
      <w:ins w:id="714" w:author="Nicolas MIRAULT" w:date="2021-08-29T19:55:00Z">
        <w:r w:rsidR="00AB12C3" w:rsidRPr="005A4184">
          <w:rPr>
            <w:lang w:eastAsia="ja-JP"/>
            <w:rPrChange w:id="715" w:author="Nicolas MIRAULT" w:date="2021-08-29T20:06:00Z">
              <w:rPr>
                <w:lang w:eastAsia="ja-JP"/>
              </w:rPr>
            </w:rPrChange>
          </w:rPr>
          <w:t>lécommande </w:t>
        </w:r>
        <w:r w:rsidR="00AB12C3" w:rsidRPr="005A4184">
          <w:rPr>
            <w:rFonts w:ascii="Segoe UI Emoji" w:eastAsia="Segoe UI Emoji" w:hAnsi="Segoe UI Emoji" w:cs="Segoe UI Emoji"/>
            <w:lang w:eastAsia="ja-JP"/>
            <w:rPrChange w:id="716" w:author="Nicolas MIRAULT" w:date="2021-08-29T20:06:00Z">
              <w:rPr>
                <w:rFonts w:ascii="Segoe UI Emoji" w:eastAsia="Segoe UI Emoji" w:hAnsi="Segoe UI Emoji" w:cs="Segoe UI Emoji"/>
                <w:lang w:eastAsia="ja-JP"/>
              </w:rPr>
            </w:rPrChange>
          </w:rPr>
          <w:t>😊).</w:t>
        </w:r>
      </w:ins>
      <w:ins w:id="717" w:author="Nicolas MIRAULT" w:date="2021-08-29T19:56:00Z">
        <w:r w:rsidR="00AE7C63" w:rsidRPr="005A4184">
          <w:rPr>
            <w:rFonts w:ascii="Segoe UI Emoji" w:eastAsia="Segoe UI Emoji" w:hAnsi="Segoe UI Emoji" w:cs="Segoe UI Emoji"/>
            <w:lang w:eastAsia="ja-JP"/>
            <w:rPrChange w:id="718" w:author="Nicolas MIRAULT" w:date="2021-08-29T20:06:00Z">
              <w:rPr>
                <w:rFonts w:ascii="Segoe UI Emoji" w:eastAsia="Segoe UI Emoji" w:hAnsi="Segoe UI Emoji" w:cs="Segoe UI Emoji"/>
                <w:lang w:eastAsia="ja-JP"/>
              </w:rPr>
            </w:rPrChange>
          </w:rPr>
          <w:t xml:space="preserve"> Le débit est de quelques </w:t>
        </w:r>
        <w:proofErr w:type="spellStart"/>
        <w:r w:rsidR="00AE7C63" w:rsidRPr="005A4184">
          <w:rPr>
            <w:rFonts w:ascii="Segoe UI Emoji" w:eastAsia="Segoe UI Emoji" w:hAnsi="Segoe UI Emoji" w:cs="Segoe UI Emoji"/>
            <w:lang w:eastAsia="ja-JP"/>
            <w:rPrChange w:id="719" w:author="Nicolas MIRAULT" w:date="2021-08-29T20:06:00Z">
              <w:rPr>
                <w:rFonts w:ascii="Segoe UI Emoji" w:eastAsia="Segoe UI Emoji" w:hAnsi="Segoe UI Emoji" w:cs="Segoe UI Emoji"/>
                <w:lang w:eastAsia="ja-JP"/>
              </w:rPr>
            </w:rPrChange>
          </w:rPr>
          <w:t>kbauds</w:t>
        </w:r>
        <w:proofErr w:type="spellEnd"/>
        <w:r w:rsidR="00AE7C63" w:rsidRPr="005A4184">
          <w:rPr>
            <w:rFonts w:ascii="Segoe UI Emoji" w:eastAsia="Segoe UI Emoji" w:hAnsi="Segoe UI Emoji" w:cs="Segoe UI Emoji"/>
            <w:lang w:eastAsia="ja-JP"/>
            <w:rPrChange w:id="720" w:author="Nicolas MIRAULT" w:date="2021-08-29T20:06:00Z">
              <w:rPr>
                <w:rFonts w:ascii="Segoe UI Emoji" w:eastAsia="Segoe UI Emoji" w:hAnsi="Segoe UI Emoji" w:cs="Segoe UI Emoji"/>
                <w:lang w:eastAsia="ja-JP"/>
              </w:rPr>
            </w:rPrChange>
          </w:rPr>
          <w:t xml:space="preserve"> ce qui est limité pour remonter des fichiers d</w:t>
        </w:r>
      </w:ins>
      <w:ins w:id="721" w:author="Nicolas MIRAULT" w:date="2021-08-29T19:57:00Z">
        <w:r w:rsidR="00AE7C63" w:rsidRPr="005A4184">
          <w:rPr>
            <w:rFonts w:ascii="Segoe UI Emoji" w:eastAsia="Segoe UI Emoji" w:hAnsi="Segoe UI Emoji" w:cs="Segoe UI Emoji"/>
            <w:lang w:eastAsia="ja-JP"/>
            <w:rPrChange w:id="722" w:author="Nicolas MIRAULT" w:date="2021-08-29T20:06:00Z">
              <w:rPr>
                <w:rFonts w:ascii="Segoe UI Emoji" w:eastAsia="Segoe UI Emoji" w:hAnsi="Segoe UI Emoji" w:cs="Segoe UI Emoji"/>
                <w:lang w:eastAsia="ja-JP"/>
              </w:rPr>
            </w:rPrChange>
          </w:rPr>
          <w:t>e télémétrie.</w:t>
        </w:r>
      </w:ins>
    </w:p>
    <w:p w14:paraId="52B884F6" w14:textId="77777777" w:rsidR="00AE7C63" w:rsidRPr="005A4184" w:rsidRDefault="00AE7C63" w:rsidP="00AE7C63">
      <w:pPr>
        <w:ind w:left="360"/>
        <w:rPr>
          <w:ins w:id="723" w:author="Nicolas MIRAULT" w:date="2021-08-29T19:55:00Z"/>
          <w:rFonts w:ascii="Segoe UI Emoji" w:eastAsia="Segoe UI Emoji" w:hAnsi="Segoe UI Emoji" w:cs="Segoe UI Emoji"/>
          <w:color w:val="002060"/>
          <w:rPrChange w:id="724" w:author="Nicolas MIRAULT" w:date="2021-08-29T20:06:00Z">
            <w:rPr>
              <w:ins w:id="725" w:author="Nicolas MIRAULT" w:date="2021-08-29T19:55:00Z"/>
              <w:rFonts w:ascii="Segoe UI Emoji" w:eastAsia="Segoe UI Emoji" w:hAnsi="Segoe UI Emoji" w:cs="Segoe UI Emoji"/>
              <w:color w:val="002060"/>
            </w:rPr>
          </w:rPrChange>
        </w:rPr>
      </w:pPr>
      <w:ins w:id="726" w:author="Nicolas MIRAULT" w:date="2021-08-29T19:55:00Z">
        <w:r w:rsidRPr="005A4184">
          <w:rPr>
            <w:rFonts w:ascii="Segoe UI Emoji" w:eastAsia="Segoe UI Emoji" w:hAnsi="Segoe UI Emoji" w:cs="Segoe UI Emoji"/>
            <w:color w:val="002060"/>
            <w:rPrChange w:id="727" w:author="Nicolas MIRAULT" w:date="2021-08-29T20:06:00Z">
              <w:rPr>
                <w:rFonts w:ascii="Segoe UI Emoji" w:eastAsia="Segoe UI Emoji" w:hAnsi="Segoe UI Emoji" w:cs="Segoe UI Emoji"/>
                <w:color w:val="002060"/>
              </w:rPr>
            </w:rPrChange>
          </w:rPr>
          <w:t xml:space="preserve">Voici quelques exemples : </w:t>
        </w:r>
      </w:ins>
    </w:p>
    <w:p w14:paraId="0BD1A152" w14:textId="77777777" w:rsidR="00AE7C63" w:rsidRPr="005A4184" w:rsidRDefault="00AE7C63" w:rsidP="00AE7C63">
      <w:pPr>
        <w:pStyle w:val="Paragraphedeliste"/>
        <w:numPr>
          <w:ilvl w:val="0"/>
          <w:numId w:val="17"/>
        </w:numPr>
        <w:rPr>
          <w:ins w:id="728" w:author="Nicolas MIRAULT" w:date="2021-08-29T19:55:00Z"/>
          <w:rPrChange w:id="729" w:author="Nicolas MIRAULT" w:date="2021-08-29T20:06:00Z">
            <w:rPr>
              <w:ins w:id="730" w:author="Nicolas MIRAULT" w:date="2021-08-29T19:55:00Z"/>
            </w:rPr>
          </w:rPrChange>
        </w:rPr>
      </w:pPr>
      <w:ins w:id="731" w:author="Nicolas MIRAULT" w:date="2021-08-29T19:55:00Z">
        <w:r w:rsidRPr="005A4184">
          <w:rPr>
            <w:rPrChange w:id="732" w:author="Nicolas MIRAULT" w:date="2021-08-29T20:06:00Z">
              <w:rPr/>
            </w:rPrChange>
          </w:rPr>
          <w:fldChar w:fldCharType="begin"/>
        </w:r>
        <w:r w:rsidRPr="005A4184">
          <w:rPr>
            <w:rPrChange w:id="733" w:author="Nicolas MIRAULT" w:date="2021-08-29T20:06:00Z">
              <w:rPr/>
            </w:rPrChange>
          </w:rPr>
          <w:instrText xml:space="preserve"> HYPERLINK "http://www.radiometrix.com/content/rdl2-1" </w:instrText>
        </w:r>
        <w:r w:rsidRPr="005A4184">
          <w:rPr>
            <w:rPrChange w:id="734" w:author="Nicolas MIRAULT" w:date="2021-08-29T20:06:00Z">
              <w:rPr/>
            </w:rPrChange>
          </w:rPr>
          <w:fldChar w:fldCharType="separate"/>
        </w:r>
        <w:proofErr w:type="spellStart"/>
        <w:r w:rsidRPr="005A4184">
          <w:rPr>
            <w:rStyle w:val="Lienhypertexte"/>
            <w:rPrChange w:id="735" w:author="Nicolas MIRAULT" w:date="2021-08-29T20:06:00Z">
              <w:rPr>
                <w:rStyle w:val="Lienhypertexte"/>
              </w:rPr>
            </w:rPrChange>
          </w:rPr>
          <w:t>Radiometrix</w:t>
        </w:r>
        <w:proofErr w:type="spellEnd"/>
        <w:r w:rsidRPr="005A4184">
          <w:rPr>
            <w:rStyle w:val="Lienhypertexte"/>
            <w:rPrChange w:id="736" w:author="Nicolas MIRAULT" w:date="2021-08-29T20:06:00Z">
              <w:rPr>
                <w:rStyle w:val="Lienhypertexte"/>
              </w:rPr>
            </w:rPrChange>
          </w:rPr>
          <w:t xml:space="preserve"> - Radio Modules - RF Modules - Wireless Modules | RDL2</w:t>
        </w:r>
        <w:r w:rsidRPr="005A4184">
          <w:rPr>
            <w:rPrChange w:id="737" w:author="Nicolas MIRAULT" w:date="2021-08-29T20:06:00Z">
              <w:rPr/>
            </w:rPrChange>
          </w:rPr>
          <w:fldChar w:fldCharType="end"/>
        </w:r>
      </w:ins>
    </w:p>
    <w:p w14:paraId="04267300" w14:textId="77777777" w:rsidR="00AE7C63" w:rsidRPr="005A4184" w:rsidRDefault="00AE7C63" w:rsidP="00AE7C63">
      <w:pPr>
        <w:ind w:left="360"/>
        <w:jc w:val="center"/>
        <w:rPr>
          <w:ins w:id="738" w:author="Nicolas MIRAULT" w:date="2021-08-29T19:55:00Z"/>
          <w:rFonts w:ascii="Segoe UI Emoji" w:eastAsia="Segoe UI Emoji" w:hAnsi="Segoe UI Emoji" w:cs="Segoe UI Emoji"/>
          <w:color w:val="002060"/>
          <w:rPrChange w:id="739" w:author="Nicolas MIRAULT" w:date="2021-08-29T20:06:00Z">
            <w:rPr>
              <w:ins w:id="740" w:author="Nicolas MIRAULT" w:date="2021-08-29T19:55:00Z"/>
              <w:rFonts w:ascii="Segoe UI Emoji" w:eastAsia="Segoe UI Emoji" w:hAnsi="Segoe UI Emoji" w:cs="Segoe UI Emoji"/>
              <w:color w:val="002060"/>
            </w:rPr>
          </w:rPrChange>
        </w:rPr>
      </w:pPr>
      <w:ins w:id="741" w:author="Nicolas MIRAULT" w:date="2021-08-29T19:55:00Z">
        <w:r w:rsidRPr="005A4184">
          <w:rPr>
            <w:rFonts w:ascii="Segoe UI Emoji" w:eastAsia="Segoe UI Emoji" w:hAnsi="Segoe UI Emoji" w:cs="Segoe UI Emoji"/>
            <w:color w:val="002060"/>
            <w:lang w:eastAsia="fr-FR"/>
            <w:rPrChange w:id="742" w:author="Nicolas MIRAULT" w:date="2021-08-29T20:06:00Z">
              <w:rPr>
                <w:rFonts w:ascii="Segoe UI Emoji" w:eastAsia="Segoe UI Emoji" w:hAnsi="Segoe UI Emoji" w:cs="Segoe UI Emoji"/>
                <w:noProof/>
                <w:color w:val="002060"/>
                <w:lang w:eastAsia="fr-FR"/>
              </w:rPr>
            </w:rPrChange>
          </w:rPr>
          <w:drawing>
            <wp:inline distT="0" distB="0" distL="0" distR="0" wp14:anchorId="30945B43" wp14:editId="467DE16C">
              <wp:extent cx="1834410" cy="1246302"/>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DL2.jpg"/>
                      <pic:cNvPicPr/>
                    </pic:nvPicPr>
                    <pic:blipFill>
                      <a:blip r:embed="rId20">
                        <a:extLst>
                          <a:ext uri="{28A0092B-C50C-407E-A947-70E740481C1C}">
                            <a14:useLocalDpi xmlns:a14="http://schemas.microsoft.com/office/drawing/2010/main" val="0"/>
                          </a:ext>
                        </a:extLst>
                      </a:blip>
                      <a:stretch>
                        <a:fillRect/>
                      </a:stretch>
                    </pic:blipFill>
                    <pic:spPr>
                      <a:xfrm>
                        <a:off x="0" y="0"/>
                        <a:ext cx="1843277" cy="1252326"/>
                      </a:xfrm>
                      <a:prstGeom prst="rect">
                        <a:avLst/>
                      </a:prstGeom>
                    </pic:spPr>
                  </pic:pic>
                </a:graphicData>
              </a:graphic>
            </wp:inline>
          </w:drawing>
        </w:r>
      </w:ins>
    </w:p>
    <w:p w14:paraId="521680EB" w14:textId="663DBC08" w:rsidR="00AE7C63" w:rsidRPr="005A4184" w:rsidRDefault="00AE7C63" w:rsidP="00AE7C63">
      <w:pPr>
        <w:pStyle w:val="Paragraphedeliste"/>
        <w:ind w:left="1440"/>
        <w:rPr>
          <w:ins w:id="743" w:author="Nicolas MIRAULT" w:date="2021-08-29T19:55:00Z"/>
          <w:rFonts w:ascii="Segoe UI Emoji" w:eastAsia="Segoe UI Emoji" w:hAnsi="Segoe UI Emoji" w:cs="Segoe UI Emoji"/>
          <w:color w:val="002060"/>
          <w:rPrChange w:id="744" w:author="Nicolas MIRAULT" w:date="2021-08-29T20:06:00Z">
            <w:rPr>
              <w:ins w:id="745" w:author="Nicolas MIRAULT" w:date="2021-08-29T19:55:00Z"/>
              <w:rFonts w:ascii="Segoe UI Emoji" w:eastAsia="Segoe UI Emoji" w:hAnsi="Segoe UI Emoji" w:cs="Segoe UI Emoji"/>
              <w:color w:val="002060"/>
            </w:rPr>
          </w:rPrChange>
        </w:rPr>
        <w:pPrChange w:id="746" w:author="Nicolas MIRAULT" w:date="2021-08-29T19:56:00Z">
          <w:pPr>
            <w:pStyle w:val="Paragraphedeliste"/>
            <w:numPr>
              <w:ilvl w:val="1"/>
              <w:numId w:val="16"/>
            </w:numPr>
            <w:ind w:left="1440" w:hanging="360"/>
          </w:pPr>
        </w:pPrChange>
      </w:pPr>
      <w:ins w:id="747" w:author="Nicolas MIRAULT" w:date="2021-08-29T19:55:00Z">
        <w:r w:rsidRPr="005A4184">
          <w:rPr>
            <w:rFonts w:ascii="Segoe UI Emoji" w:eastAsia="Segoe UI Emoji" w:hAnsi="Segoe UI Emoji" w:cs="Segoe UI Emoji"/>
            <w:color w:val="002060"/>
            <w:rPrChange w:id="748" w:author="Nicolas MIRAULT" w:date="2021-08-29T20:06:00Z">
              <w:rPr>
                <w:rFonts w:ascii="Segoe UI Emoji" w:eastAsia="Segoe UI Emoji" w:hAnsi="Segoe UI Emoji" w:cs="Segoe UI Emoji"/>
                <w:color w:val="002060"/>
              </w:rPr>
            </w:rPrChange>
          </w:rPr>
          <w:t xml:space="preserve">  </w:t>
        </w:r>
      </w:ins>
    </w:p>
    <w:p w14:paraId="28D310F4" w14:textId="445CA0DF" w:rsidR="00AE7C63" w:rsidRPr="005A4184" w:rsidRDefault="00AE7C63" w:rsidP="00AE7C63">
      <w:pPr>
        <w:pStyle w:val="Paragraphedeliste"/>
        <w:numPr>
          <w:ilvl w:val="0"/>
          <w:numId w:val="17"/>
        </w:numPr>
        <w:rPr>
          <w:ins w:id="749" w:author="Nicolas MIRAULT" w:date="2021-08-29T19:25:00Z"/>
          <w:lang w:eastAsia="ja-JP"/>
          <w:rPrChange w:id="750" w:author="Nicolas MIRAULT" w:date="2021-08-29T20:06:00Z">
            <w:rPr>
              <w:ins w:id="751" w:author="Nicolas MIRAULT" w:date="2021-08-29T19:25:00Z"/>
              <w:lang w:val="en-GB" w:eastAsia="ja-JP"/>
            </w:rPr>
          </w:rPrChange>
        </w:rPr>
        <w:pPrChange w:id="752" w:author="Nicolas MIRAULT" w:date="2021-08-29T19:56:00Z">
          <w:pPr/>
        </w:pPrChange>
      </w:pPr>
      <w:ins w:id="753" w:author="Nicolas MIRAULT" w:date="2021-08-29T19:55:00Z">
        <w:r w:rsidRPr="005A4184">
          <w:rPr>
            <w:rFonts w:ascii="Segoe UI Emoji" w:eastAsia="Segoe UI Emoji" w:hAnsi="Segoe UI Emoji" w:cs="Segoe UI Emoji"/>
            <w:color w:val="002060"/>
            <w:rPrChange w:id="754" w:author="Nicolas MIRAULT" w:date="2021-08-29T20:06:00Z">
              <w:rPr>
                <w:rFonts w:ascii="Segoe UI Emoji" w:eastAsia="Segoe UI Emoji" w:hAnsi="Segoe UI Emoji" w:cs="Segoe UI Emoji"/>
                <w:color w:val="002060"/>
              </w:rPr>
            </w:rPrChange>
          </w:rPr>
          <w:t xml:space="preserve">Un exemple chinois moins cher : </w:t>
        </w:r>
        <w:r w:rsidRPr="005A4184">
          <w:rPr>
            <w:rPrChange w:id="755" w:author="Nicolas MIRAULT" w:date="2021-08-29T20:06:00Z">
              <w:rPr/>
            </w:rPrChange>
          </w:rPr>
          <w:fldChar w:fldCharType="begin"/>
        </w:r>
        <w:r w:rsidRPr="005A4184">
          <w:rPr>
            <w:rPrChange w:id="756" w:author="Nicolas MIRAULT" w:date="2021-08-29T20:06:00Z">
              <w:rPr/>
            </w:rPrChange>
          </w:rPr>
          <w:instrText xml:space="preserve"> HYPERLINK "https://www.aliexpress.com/i/32977311505.html" </w:instrText>
        </w:r>
        <w:r w:rsidRPr="005A4184">
          <w:rPr>
            <w:rPrChange w:id="757" w:author="Nicolas MIRAULT" w:date="2021-08-29T20:06:00Z">
              <w:rPr/>
            </w:rPrChange>
          </w:rPr>
          <w:fldChar w:fldCharType="separate"/>
        </w:r>
        <w:r w:rsidRPr="005A4184">
          <w:rPr>
            <w:rStyle w:val="Lienhypertexte"/>
            <w:rPrChange w:id="758" w:author="Nicolas MIRAULT" w:date="2021-08-29T20:06:00Z">
              <w:rPr>
                <w:rStyle w:val="Lienhypertexte"/>
              </w:rPr>
            </w:rPrChange>
          </w:rPr>
          <w:t xml:space="preserve">1W Full Duplex TCXO 433MHz </w:t>
        </w:r>
        <w:proofErr w:type="spellStart"/>
        <w:r w:rsidRPr="005A4184">
          <w:rPr>
            <w:rStyle w:val="Lienhypertexte"/>
            <w:rPrChange w:id="759" w:author="Nicolas MIRAULT" w:date="2021-08-29T20:06:00Z">
              <w:rPr>
                <w:rStyle w:val="Lienhypertexte"/>
              </w:rPr>
            </w:rPrChange>
          </w:rPr>
          <w:t>rf</w:t>
        </w:r>
        <w:proofErr w:type="spellEnd"/>
        <w:r w:rsidRPr="005A4184">
          <w:rPr>
            <w:rStyle w:val="Lienhypertexte"/>
            <w:rPrChange w:id="760" w:author="Nicolas MIRAULT" w:date="2021-08-29T20:06:00Z">
              <w:rPr>
                <w:rStyle w:val="Lienhypertexte"/>
              </w:rPr>
            </w:rPrChange>
          </w:rPr>
          <w:t xml:space="preserve"> Module </w:t>
        </w:r>
        <w:proofErr w:type="spellStart"/>
        <w:r w:rsidRPr="005A4184">
          <w:rPr>
            <w:rStyle w:val="Lienhypertexte"/>
            <w:rPrChange w:id="761" w:author="Nicolas MIRAULT" w:date="2021-08-29T20:06:00Z">
              <w:rPr>
                <w:rStyle w:val="Lienhypertexte"/>
              </w:rPr>
            </w:rPrChange>
          </w:rPr>
          <w:t>ebyte</w:t>
        </w:r>
        <w:proofErr w:type="spellEnd"/>
        <w:r w:rsidRPr="005A4184">
          <w:rPr>
            <w:rStyle w:val="Lienhypertexte"/>
            <w:rPrChange w:id="762" w:author="Nicolas MIRAULT" w:date="2021-08-29T20:06:00Z">
              <w:rPr>
                <w:rStyle w:val="Lienhypertexte"/>
              </w:rPr>
            </w:rPrChange>
          </w:rPr>
          <w:t xml:space="preserve"> E62 433T30D Long Range Wireless Transceiver </w:t>
        </w:r>
        <w:proofErr w:type="spellStart"/>
        <w:r w:rsidRPr="005A4184">
          <w:rPr>
            <w:rStyle w:val="Lienhypertexte"/>
            <w:rPrChange w:id="763" w:author="Nicolas MIRAULT" w:date="2021-08-29T20:06:00Z">
              <w:rPr>
                <w:rStyle w:val="Lienhypertexte"/>
              </w:rPr>
            </w:rPrChange>
          </w:rPr>
          <w:t>iot</w:t>
        </w:r>
        <w:proofErr w:type="spellEnd"/>
        <w:r w:rsidRPr="005A4184">
          <w:rPr>
            <w:rStyle w:val="Lienhypertexte"/>
            <w:rPrChange w:id="764" w:author="Nicolas MIRAULT" w:date="2021-08-29T20:06:00Z">
              <w:rPr>
                <w:rStyle w:val="Lienhypertexte"/>
              </w:rPr>
            </w:rPrChange>
          </w:rPr>
          <w:t xml:space="preserve"> </w:t>
        </w:r>
        <w:proofErr w:type="spellStart"/>
        <w:r w:rsidRPr="005A4184">
          <w:rPr>
            <w:rStyle w:val="Lienhypertexte"/>
            <w:rPrChange w:id="765" w:author="Nicolas MIRAULT" w:date="2021-08-29T20:06:00Z">
              <w:rPr>
                <w:rStyle w:val="Lienhypertexte"/>
              </w:rPr>
            </w:rPrChange>
          </w:rPr>
          <w:t>Transmitter</w:t>
        </w:r>
        <w:proofErr w:type="spellEnd"/>
        <w:r w:rsidRPr="005A4184">
          <w:rPr>
            <w:rStyle w:val="Lienhypertexte"/>
            <w:rPrChange w:id="766" w:author="Nicolas MIRAULT" w:date="2021-08-29T20:06:00Z">
              <w:rPr>
                <w:rStyle w:val="Lienhypertexte"/>
              </w:rPr>
            </w:rPrChange>
          </w:rPr>
          <w:t xml:space="preserve"> and </w:t>
        </w:r>
        <w:proofErr w:type="spellStart"/>
        <w:r w:rsidRPr="005A4184">
          <w:rPr>
            <w:rStyle w:val="Lienhypertexte"/>
            <w:rPrChange w:id="767" w:author="Nicolas MIRAULT" w:date="2021-08-29T20:06:00Z">
              <w:rPr>
                <w:rStyle w:val="Lienhypertexte"/>
              </w:rPr>
            </w:rPrChange>
          </w:rPr>
          <w:t>Receiver|Fixed</w:t>
        </w:r>
        <w:proofErr w:type="spellEnd"/>
        <w:r w:rsidRPr="005A4184">
          <w:rPr>
            <w:rStyle w:val="Lienhypertexte"/>
            <w:rPrChange w:id="768" w:author="Nicolas MIRAULT" w:date="2021-08-29T20:06:00Z">
              <w:rPr>
                <w:rStyle w:val="Lienhypertexte"/>
              </w:rPr>
            </w:rPrChange>
          </w:rPr>
          <w:t xml:space="preserve"> Wireless </w:t>
        </w:r>
        <w:proofErr w:type="spellStart"/>
        <w:r w:rsidRPr="005A4184">
          <w:rPr>
            <w:rStyle w:val="Lienhypertexte"/>
            <w:rPrChange w:id="769" w:author="Nicolas MIRAULT" w:date="2021-08-29T20:06:00Z">
              <w:rPr>
                <w:rStyle w:val="Lienhypertexte"/>
              </w:rPr>
            </w:rPrChange>
          </w:rPr>
          <w:t>Terminals</w:t>
        </w:r>
        <w:proofErr w:type="spellEnd"/>
        <w:r w:rsidRPr="005A4184">
          <w:rPr>
            <w:rStyle w:val="Lienhypertexte"/>
            <w:rPrChange w:id="770" w:author="Nicolas MIRAULT" w:date="2021-08-29T20:06:00Z">
              <w:rPr>
                <w:rStyle w:val="Lienhypertexte"/>
              </w:rPr>
            </w:rPrChange>
          </w:rPr>
          <w:t xml:space="preserve">| - </w:t>
        </w:r>
        <w:proofErr w:type="spellStart"/>
        <w:r w:rsidRPr="005A4184">
          <w:rPr>
            <w:rStyle w:val="Lienhypertexte"/>
            <w:rPrChange w:id="771" w:author="Nicolas MIRAULT" w:date="2021-08-29T20:06:00Z">
              <w:rPr>
                <w:rStyle w:val="Lienhypertexte"/>
              </w:rPr>
            </w:rPrChange>
          </w:rPr>
          <w:t>AliExpress</w:t>
        </w:r>
        <w:proofErr w:type="spellEnd"/>
        <w:r w:rsidRPr="005A4184">
          <w:rPr>
            <w:rStyle w:val="Lienhypertexte"/>
            <w:rPrChange w:id="772" w:author="Nicolas MIRAULT" w:date="2021-08-29T20:06:00Z">
              <w:rPr>
                <w:rStyle w:val="Lienhypertexte"/>
              </w:rPr>
            </w:rPrChange>
          </w:rPr>
          <w:fldChar w:fldCharType="end"/>
        </w:r>
      </w:ins>
    </w:p>
    <w:p w14:paraId="6875349F" w14:textId="77777777" w:rsidR="00AE7C63" w:rsidRPr="005A4184" w:rsidRDefault="00AE7C63" w:rsidP="00AE7C63">
      <w:pPr>
        <w:pStyle w:val="Paragraphedeliste"/>
        <w:rPr>
          <w:ins w:id="773" w:author="Nicolas MIRAULT" w:date="2021-08-29T20:00:00Z"/>
          <w:lang w:eastAsia="ja-JP"/>
          <w:rPrChange w:id="774" w:author="Nicolas MIRAULT" w:date="2021-08-29T20:06:00Z">
            <w:rPr>
              <w:ins w:id="775" w:author="Nicolas MIRAULT" w:date="2021-08-29T20:00:00Z"/>
              <w:rFonts w:ascii="Segoe UI Emoji" w:eastAsia="Segoe UI Emoji" w:hAnsi="Segoe UI Emoji" w:cs="Segoe UI Emoji"/>
              <w:color w:val="002060"/>
            </w:rPr>
          </w:rPrChange>
        </w:rPr>
        <w:pPrChange w:id="776" w:author="Nicolas MIRAULT" w:date="2021-08-29T20:00:00Z">
          <w:pPr>
            <w:pStyle w:val="Paragraphedeliste"/>
            <w:numPr>
              <w:numId w:val="20"/>
            </w:numPr>
            <w:ind w:hanging="360"/>
          </w:pPr>
        </w:pPrChange>
      </w:pPr>
    </w:p>
    <w:p w14:paraId="76A67686" w14:textId="77A04698" w:rsidR="00AE7C63" w:rsidRPr="005A4184" w:rsidRDefault="00AE7C63" w:rsidP="00AE7C63">
      <w:pPr>
        <w:pStyle w:val="Paragraphedeliste"/>
        <w:jc w:val="center"/>
        <w:rPr>
          <w:ins w:id="777" w:author="Nicolas MIRAULT" w:date="2021-08-29T20:04:00Z"/>
          <w:lang w:eastAsia="ja-JP"/>
          <w:rPrChange w:id="778" w:author="Nicolas MIRAULT" w:date="2021-08-29T20:06:00Z">
            <w:rPr>
              <w:ins w:id="779" w:author="Nicolas MIRAULT" w:date="2021-08-29T20:04:00Z"/>
              <w:rFonts w:ascii="Segoe UI Emoji" w:eastAsia="Segoe UI Emoji" w:hAnsi="Segoe UI Emoji" w:cs="Segoe UI Emoji"/>
              <w:color w:val="002060"/>
            </w:rPr>
          </w:rPrChange>
        </w:rPr>
        <w:pPrChange w:id="780" w:author="Nicolas MIRAULT" w:date="2021-08-29T20:05:00Z">
          <w:pPr>
            <w:pStyle w:val="Paragraphedeliste"/>
            <w:numPr>
              <w:numId w:val="20"/>
            </w:numPr>
            <w:ind w:hanging="360"/>
          </w:pPr>
        </w:pPrChange>
      </w:pPr>
      <w:ins w:id="781" w:author="Nicolas MIRAULT" w:date="2021-08-29T20:05:00Z">
        <w:r w:rsidRPr="005A4184">
          <w:rPr>
            <w:rFonts w:ascii="Segoe UI Emoji" w:eastAsia="Segoe UI Emoji" w:hAnsi="Segoe UI Emoji" w:cs="Segoe UI Emoji"/>
            <w:color w:val="002060"/>
            <w:lang w:eastAsia="fr-FR"/>
            <w:rPrChange w:id="782" w:author="Nicolas MIRAULT" w:date="2021-08-29T20:06:00Z">
              <w:rPr>
                <w:rFonts w:ascii="Segoe UI Emoji" w:eastAsia="Segoe UI Emoji" w:hAnsi="Segoe UI Emoji" w:cs="Segoe UI Emoji"/>
                <w:noProof/>
                <w:color w:val="002060"/>
                <w:lang w:eastAsia="fr-FR"/>
              </w:rPr>
            </w:rPrChange>
          </w:rPr>
          <w:drawing>
            <wp:inline distT="0" distB="0" distL="0" distR="0" wp14:anchorId="5AC13B0A" wp14:editId="4202D85B">
              <wp:extent cx="2261047" cy="1703747"/>
              <wp:effectExtent l="0" t="0" r="635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33MHz_cojxu.PNG"/>
                      <pic:cNvPicPr/>
                    </pic:nvPicPr>
                    <pic:blipFill>
                      <a:blip r:embed="rId21">
                        <a:extLst>
                          <a:ext uri="{28A0092B-C50C-407E-A947-70E740481C1C}">
                            <a14:useLocalDpi xmlns:a14="http://schemas.microsoft.com/office/drawing/2010/main" val="0"/>
                          </a:ext>
                        </a:extLst>
                      </a:blip>
                      <a:stretch>
                        <a:fillRect/>
                      </a:stretch>
                    </pic:blipFill>
                    <pic:spPr>
                      <a:xfrm>
                        <a:off x="0" y="0"/>
                        <a:ext cx="2295609" cy="1729790"/>
                      </a:xfrm>
                      <a:prstGeom prst="rect">
                        <a:avLst/>
                      </a:prstGeom>
                    </pic:spPr>
                  </pic:pic>
                </a:graphicData>
              </a:graphic>
            </wp:inline>
          </w:drawing>
        </w:r>
      </w:ins>
    </w:p>
    <w:p w14:paraId="748EB5C8" w14:textId="77777777" w:rsidR="00AE7C63" w:rsidRPr="005A4184" w:rsidRDefault="00AE7C63" w:rsidP="00AE7C63">
      <w:pPr>
        <w:pStyle w:val="Paragraphedeliste"/>
        <w:rPr>
          <w:ins w:id="783" w:author="Nicolas MIRAULT" w:date="2021-08-29T20:04:00Z"/>
          <w:lang w:eastAsia="ja-JP"/>
          <w:rPrChange w:id="784" w:author="Nicolas MIRAULT" w:date="2021-08-29T20:06:00Z">
            <w:rPr>
              <w:ins w:id="785" w:author="Nicolas MIRAULT" w:date="2021-08-29T20:04:00Z"/>
              <w:rFonts w:ascii="Segoe UI Emoji" w:eastAsia="Segoe UI Emoji" w:hAnsi="Segoe UI Emoji" w:cs="Segoe UI Emoji"/>
              <w:color w:val="002060"/>
            </w:rPr>
          </w:rPrChange>
        </w:rPr>
        <w:pPrChange w:id="786" w:author="Nicolas MIRAULT" w:date="2021-08-29T20:04:00Z">
          <w:pPr>
            <w:pStyle w:val="Paragraphedeliste"/>
            <w:numPr>
              <w:numId w:val="20"/>
            </w:numPr>
            <w:ind w:hanging="360"/>
          </w:pPr>
        </w:pPrChange>
      </w:pPr>
    </w:p>
    <w:p w14:paraId="41AF280E" w14:textId="77777777" w:rsidR="00AE7C63" w:rsidRPr="005A4184" w:rsidRDefault="00AE7C63" w:rsidP="00AE7C63">
      <w:pPr>
        <w:pStyle w:val="Paragraphedeliste"/>
        <w:rPr>
          <w:ins w:id="787" w:author="Nicolas MIRAULT" w:date="2021-08-29T20:04:00Z"/>
          <w:lang w:eastAsia="ja-JP"/>
          <w:rPrChange w:id="788" w:author="Nicolas MIRAULT" w:date="2021-08-29T20:06:00Z">
            <w:rPr>
              <w:ins w:id="789" w:author="Nicolas MIRAULT" w:date="2021-08-29T20:04:00Z"/>
              <w:rFonts w:ascii="Segoe UI Emoji" w:eastAsia="Segoe UI Emoji" w:hAnsi="Segoe UI Emoji" w:cs="Segoe UI Emoji"/>
              <w:color w:val="002060"/>
            </w:rPr>
          </w:rPrChange>
        </w:rPr>
        <w:pPrChange w:id="790" w:author="Nicolas MIRAULT" w:date="2021-08-29T20:04:00Z">
          <w:pPr>
            <w:pStyle w:val="Paragraphedeliste"/>
            <w:numPr>
              <w:numId w:val="20"/>
            </w:numPr>
            <w:ind w:hanging="360"/>
          </w:pPr>
        </w:pPrChange>
      </w:pPr>
    </w:p>
    <w:p w14:paraId="4021404B" w14:textId="21E0A1E2" w:rsidR="004D01A4" w:rsidRPr="005A4184" w:rsidRDefault="00AE7C63" w:rsidP="00AE7C63">
      <w:pPr>
        <w:pStyle w:val="Paragraphedeliste"/>
        <w:numPr>
          <w:ilvl w:val="0"/>
          <w:numId w:val="20"/>
        </w:numPr>
        <w:rPr>
          <w:ins w:id="791" w:author="Nicolas MIRAULT" w:date="2021-08-29T20:02:00Z"/>
          <w:lang w:eastAsia="ja-JP"/>
          <w:rPrChange w:id="792" w:author="Nicolas MIRAULT" w:date="2021-08-29T20:06:00Z">
            <w:rPr>
              <w:ins w:id="793" w:author="Nicolas MIRAULT" w:date="2021-08-29T20:02:00Z"/>
              <w:rFonts w:ascii="Segoe UI Emoji" w:eastAsia="Segoe UI Emoji" w:hAnsi="Segoe UI Emoji" w:cs="Segoe UI Emoji"/>
              <w:color w:val="002060"/>
            </w:rPr>
          </w:rPrChange>
        </w:rPr>
      </w:pPr>
      <w:ins w:id="794" w:author="Nicolas MIRAULT" w:date="2021-08-29T19:59:00Z">
        <w:r w:rsidRPr="005A4184">
          <w:rPr>
            <w:rFonts w:ascii="Segoe UI Emoji" w:eastAsia="Segoe UI Emoji" w:hAnsi="Segoe UI Emoji" w:cs="Segoe UI Emoji"/>
            <w:color w:val="002060"/>
            <w:rPrChange w:id="795" w:author="Nicolas MIRAULT" w:date="2021-08-29T20:06:00Z">
              <w:rPr>
                <w:rFonts w:ascii="Segoe UI Emoji" w:eastAsia="Segoe UI Emoji" w:hAnsi="Segoe UI Emoji" w:cs="Segoe UI Emoji"/>
                <w:color w:val="002060"/>
              </w:rPr>
            </w:rPrChange>
          </w:rPr>
          <w:t xml:space="preserve">Le </w:t>
        </w:r>
      </w:ins>
      <w:ins w:id="796" w:author="Nicolas MIRAULT" w:date="2021-08-29T20:01:00Z">
        <w:r w:rsidRPr="005A4184">
          <w:rPr>
            <w:rFonts w:ascii="Segoe UI Emoji" w:eastAsia="Segoe UI Emoji" w:hAnsi="Segoe UI Emoji" w:cs="Segoe UI Emoji"/>
            <w:color w:val="002060"/>
            <w:rPrChange w:id="797" w:author="Nicolas MIRAULT" w:date="2021-08-29T20:06:00Z">
              <w:rPr>
                <w:rFonts w:ascii="Segoe UI Emoji" w:eastAsia="Segoe UI Emoji" w:hAnsi="Segoe UI Emoji" w:cs="Segoe UI Emoji"/>
                <w:color w:val="002060"/>
              </w:rPr>
            </w:rPrChange>
          </w:rPr>
          <w:t>XBEE/</w:t>
        </w:r>
        <w:proofErr w:type="spellStart"/>
        <w:r w:rsidRPr="005A4184">
          <w:rPr>
            <w:rFonts w:ascii="Segoe UI Emoji" w:eastAsia="Segoe UI Emoji" w:hAnsi="Segoe UI Emoji" w:cs="Segoe UI Emoji"/>
            <w:color w:val="002060"/>
            <w:rPrChange w:id="798" w:author="Nicolas MIRAULT" w:date="2021-08-29T20:06:00Z">
              <w:rPr>
                <w:rFonts w:ascii="Segoe UI Emoji" w:eastAsia="Segoe UI Emoji" w:hAnsi="Segoe UI Emoji" w:cs="Segoe UI Emoji"/>
                <w:color w:val="002060"/>
              </w:rPr>
            </w:rPrChange>
          </w:rPr>
          <w:t>Zigbee</w:t>
        </w:r>
        <w:proofErr w:type="spellEnd"/>
        <w:r w:rsidRPr="005A4184">
          <w:rPr>
            <w:rFonts w:ascii="Segoe UI Emoji" w:eastAsia="Segoe UI Emoji" w:hAnsi="Segoe UI Emoji" w:cs="Segoe UI Emoji"/>
            <w:color w:val="002060"/>
            <w:rPrChange w:id="799" w:author="Nicolas MIRAULT" w:date="2021-08-29T20:06:00Z">
              <w:rPr>
                <w:rFonts w:ascii="Segoe UI Emoji" w:eastAsia="Segoe UI Emoji" w:hAnsi="Segoe UI Emoji" w:cs="Segoe UI Emoji"/>
                <w:color w:val="002060"/>
              </w:rPr>
            </w:rPrChange>
          </w:rPr>
          <w:t xml:space="preserve"> (</w:t>
        </w:r>
      </w:ins>
      <w:ins w:id="800" w:author="Nicolas MIRAULT" w:date="2021-08-29T20:00:00Z">
        <w:r w:rsidRPr="005A4184">
          <w:rPr>
            <w:rFonts w:ascii="Segoe UI Emoji" w:eastAsia="Segoe UI Emoji" w:hAnsi="Segoe UI Emoji" w:cs="Segoe UI Emoji"/>
            <w:color w:val="002060"/>
            <w:rPrChange w:id="801" w:author="Nicolas MIRAULT" w:date="2021-08-29T20:06:00Z">
              <w:rPr>
                <w:rFonts w:ascii="Segoe UI Emoji" w:eastAsia="Segoe UI Emoji" w:hAnsi="Segoe UI Emoji" w:cs="Segoe UI Emoji"/>
                <w:color w:val="002060"/>
              </w:rPr>
            </w:rPrChange>
          </w:rPr>
          <w:t>868 MHz </w:t>
        </w:r>
      </w:ins>
      <w:ins w:id="802" w:author="Nicolas MIRAULT" w:date="2021-08-29T20:01:00Z">
        <w:r w:rsidRPr="005A4184">
          <w:rPr>
            <w:rFonts w:ascii="Segoe UI Emoji" w:eastAsia="Segoe UI Emoji" w:hAnsi="Segoe UI Emoji" w:cs="Segoe UI Emoji"/>
            <w:color w:val="002060"/>
            <w:rPrChange w:id="803" w:author="Nicolas MIRAULT" w:date="2021-08-29T20:06:00Z">
              <w:rPr>
                <w:rFonts w:ascii="Segoe UI Emoji" w:eastAsia="Segoe UI Emoji" w:hAnsi="Segoe UI Emoji" w:cs="Segoe UI Emoji"/>
                <w:color w:val="002060"/>
              </w:rPr>
            </w:rPrChange>
          </w:rPr>
          <w:t xml:space="preserve">ou 2.4 GHz) </w:t>
        </w:r>
      </w:ins>
      <w:ins w:id="804" w:author="Nicolas MIRAULT" w:date="2021-08-29T20:00:00Z">
        <w:r w:rsidRPr="005A4184">
          <w:rPr>
            <w:rFonts w:ascii="Segoe UI Emoji" w:eastAsia="Segoe UI Emoji" w:hAnsi="Segoe UI Emoji" w:cs="Segoe UI Emoji"/>
            <w:color w:val="002060"/>
            <w:rPrChange w:id="805" w:author="Nicolas MIRAULT" w:date="2021-08-29T20:06:00Z">
              <w:rPr>
                <w:rFonts w:ascii="Segoe UI Emoji" w:eastAsia="Segoe UI Emoji" w:hAnsi="Segoe UI Emoji" w:cs="Segoe UI Emoji"/>
                <w:color w:val="002060"/>
              </w:rPr>
            </w:rPrChange>
          </w:rPr>
          <w:t xml:space="preserve">: </w:t>
        </w:r>
      </w:ins>
      <w:ins w:id="806" w:author="Nicolas MIRAULT" w:date="2021-08-29T20:01:00Z">
        <w:r w:rsidRPr="005A4184">
          <w:rPr>
            <w:rFonts w:ascii="Segoe UI Emoji" w:eastAsia="Segoe UI Emoji" w:hAnsi="Segoe UI Emoji" w:cs="Segoe UI Emoji"/>
            <w:color w:val="002060"/>
            <w:rPrChange w:id="807" w:author="Nicolas MIRAULT" w:date="2021-08-29T20:06:00Z">
              <w:rPr>
                <w:rFonts w:ascii="Segoe UI Emoji" w:eastAsia="Segoe UI Emoji" w:hAnsi="Segoe UI Emoji" w:cs="Segoe UI Emoji"/>
                <w:color w:val="002060"/>
              </w:rPr>
            </w:rPrChange>
          </w:rPr>
          <w:t>ces modules ont été développés pour la robotique. Ils sont mo</w:t>
        </w:r>
      </w:ins>
      <w:ins w:id="808" w:author="Nicolas MIRAULT" w:date="2021-08-29T20:02:00Z">
        <w:r w:rsidRPr="005A4184">
          <w:rPr>
            <w:rFonts w:ascii="Segoe UI Emoji" w:eastAsia="Segoe UI Emoji" w:hAnsi="Segoe UI Emoji" w:cs="Segoe UI Emoji"/>
            <w:color w:val="002060"/>
            <w:rPrChange w:id="809" w:author="Nicolas MIRAULT" w:date="2021-08-29T20:06:00Z">
              <w:rPr>
                <w:rFonts w:ascii="Segoe UI Emoji" w:eastAsia="Segoe UI Emoji" w:hAnsi="Segoe UI Emoji" w:cs="Segoe UI Emoji"/>
                <w:color w:val="002060"/>
              </w:rPr>
            </w:rPrChange>
          </w:rPr>
          <w:t xml:space="preserve">ins volumineux et moins consommant qu’un module Wifi. Ceci dit, un ESP-01 ne consomme pas beaucoup, avec une portée sans doute moindre. </w:t>
        </w:r>
      </w:ins>
    </w:p>
    <w:p w14:paraId="0B9B85E5" w14:textId="77777777" w:rsidR="00AE7C63" w:rsidRPr="005A4184" w:rsidRDefault="00AE7C63" w:rsidP="00AE7C63">
      <w:pPr>
        <w:pStyle w:val="Paragraphedeliste"/>
        <w:rPr>
          <w:ins w:id="810" w:author="Nicolas MIRAULT" w:date="2021-08-29T20:03:00Z"/>
          <w:rFonts w:ascii="Segoe UI Emoji" w:eastAsia="Segoe UI Emoji" w:hAnsi="Segoe UI Emoji" w:cs="Segoe UI Emoji"/>
          <w:color w:val="002060"/>
          <w:rPrChange w:id="811" w:author="Nicolas MIRAULT" w:date="2021-08-29T20:06:00Z">
            <w:rPr>
              <w:ins w:id="812" w:author="Nicolas MIRAULT" w:date="2021-08-29T20:03:00Z"/>
              <w:rFonts w:ascii="Segoe UI Emoji" w:eastAsia="Segoe UI Emoji" w:hAnsi="Segoe UI Emoji" w:cs="Segoe UI Emoji"/>
              <w:color w:val="002060"/>
            </w:rPr>
          </w:rPrChange>
        </w:rPr>
        <w:pPrChange w:id="813" w:author="Nicolas MIRAULT" w:date="2021-08-29T20:03:00Z">
          <w:pPr>
            <w:pStyle w:val="Paragraphedeliste"/>
            <w:numPr>
              <w:numId w:val="20"/>
            </w:numPr>
            <w:ind w:hanging="360"/>
          </w:pPr>
        </w:pPrChange>
      </w:pPr>
    </w:p>
    <w:p w14:paraId="3F5BB94B" w14:textId="756627A6" w:rsidR="00AE7C63" w:rsidRPr="005A4184" w:rsidRDefault="00AE7C63" w:rsidP="00AE7C63">
      <w:pPr>
        <w:rPr>
          <w:ins w:id="814" w:author="Nicolas MIRAULT" w:date="2021-08-29T17:52:00Z"/>
          <w:rFonts w:ascii="Segoe UI Emoji" w:eastAsia="Segoe UI Emoji" w:hAnsi="Segoe UI Emoji" w:cs="Segoe UI Emoji"/>
          <w:color w:val="002060"/>
          <w:rPrChange w:id="815" w:author="Nicolas MIRAULT" w:date="2021-08-29T20:06:00Z">
            <w:rPr>
              <w:ins w:id="816" w:author="Nicolas MIRAULT" w:date="2021-08-29T17:52:00Z"/>
            </w:rPr>
          </w:rPrChange>
        </w:rPr>
        <w:pPrChange w:id="817" w:author="Nicolas MIRAULT" w:date="2021-08-29T20:03:00Z">
          <w:pPr>
            <w:pStyle w:val="Paragraphedeliste"/>
            <w:numPr>
              <w:numId w:val="19"/>
            </w:numPr>
            <w:ind w:left="1080" w:hanging="360"/>
          </w:pPr>
        </w:pPrChange>
      </w:pPr>
      <w:ins w:id="818" w:author="Nicolas MIRAULT" w:date="2021-08-29T20:03:00Z">
        <w:r w:rsidRPr="005A4184">
          <w:rPr>
            <w:rFonts w:ascii="Segoe UI Emoji" w:eastAsia="Segoe UI Emoji" w:hAnsi="Segoe UI Emoji" w:cs="Segoe UI Emoji"/>
            <w:color w:val="002060"/>
            <w:rPrChange w:id="819" w:author="Nicolas MIRAULT" w:date="2021-08-29T20:06:00Z">
              <w:rPr/>
            </w:rPrChange>
          </w:rPr>
          <w:t xml:space="preserve">Voici </w:t>
        </w:r>
      </w:ins>
      <w:ins w:id="820" w:author="Nicolas MIRAULT" w:date="2021-08-29T20:05:00Z">
        <w:r w:rsidRPr="005A4184">
          <w:rPr>
            <w:rFonts w:ascii="Segoe UI Emoji" w:eastAsia="Segoe UI Emoji" w:hAnsi="Segoe UI Emoji" w:cs="Segoe UI Emoji"/>
            <w:color w:val="002060"/>
            <w:rPrChange w:id="821" w:author="Nicolas MIRAULT" w:date="2021-08-29T20:06:00Z">
              <w:rPr>
                <w:rFonts w:ascii="Segoe UI Emoji" w:eastAsia="Segoe UI Emoji" w:hAnsi="Segoe UI Emoji" w:cs="Segoe UI Emoji"/>
                <w:color w:val="002060"/>
              </w:rPr>
            </w:rPrChange>
          </w:rPr>
          <w:t>quelques</w:t>
        </w:r>
      </w:ins>
      <w:ins w:id="822" w:author="Nicolas MIRAULT" w:date="2021-08-29T20:03:00Z">
        <w:r w:rsidRPr="005A4184">
          <w:rPr>
            <w:rFonts w:ascii="Segoe UI Emoji" w:eastAsia="Segoe UI Emoji" w:hAnsi="Segoe UI Emoji" w:cs="Segoe UI Emoji"/>
            <w:color w:val="002060"/>
            <w:rPrChange w:id="823" w:author="Nicolas MIRAULT" w:date="2021-08-29T20:06:00Z">
              <w:rPr/>
            </w:rPrChange>
          </w:rPr>
          <w:t xml:space="preserve"> exemple</w:t>
        </w:r>
      </w:ins>
      <w:ins w:id="824" w:author="Nicolas MIRAULT" w:date="2021-08-29T20:05:00Z">
        <w:r w:rsidRPr="005A4184">
          <w:rPr>
            <w:rFonts w:ascii="Segoe UI Emoji" w:eastAsia="Segoe UI Emoji" w:hAnsi="Segoe UI Emoji" w:cs="Segoe UI Emoji"/>
            <w:color w:val="002060"/>
            <w:rPrChange w:id="825" w:author="Nicolas MIRAULT" w:date="2021-08-29T20:06:00Z">
              <w:rPr>
                <w:rFonts w:ascii="Segoe UI Emoji" w:eastAsia="Segoe UI Emoji" w:hAnsi="Segoe UI Emoji" w:cs="Segoe UI Emoji"/>
                <w:color w:val="002060"/>
              </w:rPr>
            </w:rPrChange>
          </w:rPr>
          <w:t>s</w:t>
        </w:r>
      </w:ins>
      <w:ins w:id="826" w:author="Nicolas MIRAULT" w:date="2021-08-29T20:03:00Z">
        <w:r w:rsidRPr="005A4184">
          <w:rPr>
            <w:rFonts w:ascii="Segoe UI Emoji" w:eastAsia="Segoe UI Emoji" w:hAnsi="Segoe UI Emoji" w:cs="Segoe UI Emoji"/>
            <w:color w:val="002060"/>
            <w:rPrChange w:id="827" w:author="Nicolas MIRAULT" w:date="2021-08-29T20:06:00Z">
              <w:rPr/>
            </w:rPrChange>
          </w:rPr>
          <w:t xml:space="preserve"> : </w:t>
        </w:r>
      </w:ins>
    </w:p>
    <w:p w14:paraId="568DE89A" w14:textId="53900CBC" w:rsidR="00BF710F" w:rsidRPr="005A4184" w:rsidRDefault="00BF710F" w:rsidP="00BF710F">
      <w:pPr>
        <w:pStyle w:val="Paragraphedeliste"/>
        <w:numPr>
          <w:ilvl w:val="0"/>
          <w:numId w:val="19"/>
        </w:numPr>
        <w:rPr>
          <w:ins w:id="828" w:author="Nicolas MIRAULT" w:date="2021-08-25T22:41:00Z"/>
          <w:rFonts w:ascii="Segoe UI Emoji" w:eastAsia="Segoe UI Emoji" w:hAnsi="Segoe UI Emoji" w:cs="Segoe UI Emoji"/>
          <w:color w:val="002060"/>
          <w:rPrChange w:id="829" w:author="Nicolas MIRAULT" w:date="2021-08-29T20:06:00Z">
            <w:rPr>
              <w:ins w:id="830" w:author="Nicolas MIRAULT" w:date="2021-08-25T22:41:00Z"/>
            </w:rPr>
          </w:rPrChange>
        </w:rPr>
      </w:pPr>
      <w:ins w:id="831" w:author="Nicolas MIRAULT" w:date="2021-08-25T21:57:00Z">
        <w:r w:rsidRPr="005A4184">
          <w:rPr>
            <w:rPrChange w:id="832" w:author="Nicolas MIRAULT" w:date="2021-08-29T20:06:00Z">
              <w:rPr/>
            </w:rPrChange>
          </w:rPr>
          <w:fldChar w:fldCharType="begin"/>
        </w:r>
        <w:r w:rsidRPr="005A4184">
          <w:rPr>
            <w:rPrChange w:id="833" w:author="Nicolas MIRAULT" w:date="2021-08-29T20:06:00Z">
              <w:rPr/>
            </w:rPrChange>
          </w:rPr>
          <w:instrText xml:space="preserve"> HYPERLINK "https://www.gotronic.fr/art-module-xbee-serie-2c-xb24casit-001-25785.htm" </w:instrText>
        </w:r>
        <w:r w:rsidRPr="005A4184">
          <w:rPr>
            <w:rPrChange w:id="834" w:author="Nicolas MIRAULT" w:date="2021-08-29T20:06:00Z">
              <w:rPr/>
            </w:rPrChange>
          </w:rPr>
          <w:fldChar w:fldCharType="separate"/>
        </w:r>
        <w:r w:rsidRPr="005A4184">
          <w:rPr>
            <w:rStyle w:val="Lienhypertexte"/>
            <w:rPrChange w:id="835" w:author="Nicolas MIRAULT" w:date="2021-08-29T20:06:00Z">
              <w:rPr>
                <w:rStyle w:val="Lienhypertexte"/>
              </w:rPr>
            </w:rPrChange>
          </w:rPr>
          <w:t xml:space="preserve">Module </w:t>
        </w:r>
        <w:proofErr w:type="spellStart"/>
        <w:r w:rsidRPr="005A4184">
          <w:rPr>
            <w:rStyle w:val="Lienhypertexte"/>
            <w:rPrChange w:id="836" w:author="Nicolas MIRAULT" w:date="2021-08-29T20:06:00Z">
              <w:rPr>
                <w:rStyle w:val="Lienhypertexte"/>
              </w:rPr>
            </w:rPrChange>
          </w:rPr>
          <w:t>XBee</w:t>
        </w:r>
        <w:proofErr w:type="spellEnd"/>
        <w:r w:rsidRPr="005A4184">
          <w:rPr>
            <w:rStyle w:val="Lienhypertexte"/>
            <w:rPrChange w:id="837" w:author="Nicolas MIRAULT" w:date="2021-08-29T20:06:00Z">
              <w:rPr>
                <w:rStyle w:val="Lienhypertexte"/>
              </w:rPr>
            </w:rPrChange>
          </w:rPr>
          <w:t xml:space="preserve"> série 2C XB24CASIT-001 </w:t>
        </w:r>
        <w:proofErr w:type="spellStart"/>
        <w:r w:rsidRPr="005A4184">
          <w:rPr>
            <w:rStyle w:val="Lienhypertexte"/>
            <w:rPrChange w:id="838" w:author="Nicolas MIRAULT" w:date="2021-08-29T20:06:00Z">
              <w:rPr>
                <w:rStyle w:val="Lienhypertexte"/>
              </w:rPr>
            </w:rPrChange>
          </w:rPr>
          <w:t>Digi</w:t>
        </w:r>
        <w:proofErr w:type="spellEnd"/>
        <w:r w:rsidRPr="005A4184">
          <w:rPr>
            <w:rStyle w:val="Lienhypertexte"/>
            <w:rPrChange w:id="839" w:author="Nicolas MIRAULT" w:date="2021-08-29T20:06:00Z">
              <w:rPr>
                <w:rStyle w:val="Lienhypertexte"/>
              </w:rPr>
            </w:rPrChange>
          </w:rPr>
          <w:t xml:space="preserve"> - </w:t>
        </w:r>
        <w:proofErr w:type="spellStart"/>
        <w:r w:rsidRPr="005A4184">
          <w:rPr>
            <w:rStyle w:val="Lienhypertexte"/>
            <w:rPrChange w:id="840" w:author="Nicolas MIRAULT" w:date="2021-08-29T20:06:00Z">
              <w:rPr>
                <w:rStyle w:val="Lienhypertexte"/>
              </w:rPr>
            </w:rPrChange>
          </w:rPr>
          <w:t>Xbee</w:t>
        </w:r>
        <w:proofErr w:type="spellEnd"/>
        <w:r w:rsidRPr="005A4184">
          <w:rPr>
            <w:rStyle w:val="Lienhypertexte"/>
            <w:rPrChange w:id="841" w:author="Nicolas MIRAULT" w:date="2021-08-29T20:06:00Z">
              <w:rPr>
                <w:rStyle w:val="Lienhypertexte"/>
              </w:rPr>
            </w:rPrChange>
          </w:rPr>
          <w:t xml:space="preserve"> | GO TRONIC</w:t>
        </w:r>
        <w:r w:rsidRPr="005A4184">
          <w:rPr>
            <w:rPrChange w:id="842" w:author="Nicolas MIRAULT" w:date="2021-08-29T20:06:00Z">
              <w:rPr/>
            </w:rPrChange>
          </w:rPr>
          <w:fldChar w:fldCharType="end"/>
        </w:r>
      </w:ins>
    </w:p>
    <w:p w14:paraId="26FAAE0B" w14:textId="0BD09578" w:rsidR="00E70FE1" w:rsidRPr="005A4184" w:rsidRDefault="00E70FE1">
      <w:pPr>
        <w:pStyle w:val="Paragraphedeliste"/>
        <w:ind w:left="1800"/>
        <w:rPr>
          <w:rFonts w:ascii="Segoe UI Emoji" w:eastAsia="Segoe UI Emoji" w:hAnsi="Segoe UI Emoji" w:cs="Segoe UI Emoji"/>
          <w:color w:val="002060"/>
          <w:rPrChange w:id="843" w:author="Nicolas MIRAULT" w:date="2021-08-29T20:06:00Z">
            <w:rPr>
              <w:rFonts w:ascii="Segoe UI Emoji" w:eastAsia="Segoe UI Emoji" w:hAnsi="Segoe UI Emoji" w:cs="Segoe UI Emoji"/>
              <w:color w:val="002060"/>
            </w:rPr>
          </w:rPrChange>
        </w:rPr>
        <w:pPrChange w:id="844" w:author="Nicolas MIRAULT" w:date="2021-08-25T22:41:00Z">
          <w:pPr>
            <w:ind w:left="1080"/>
            <w:jc w:val="center"/>
          </w:pPr>
        </w:pPrChange>
      </w:pPr>
      <w:ins w:id="845" w:author="Nicolas MIRAULT" w:date="2021-08-25T22:41:00Z">
        <w:r w:rsidRPr="005A4184">
          <w:rPr>
            <w:rPrChange w:id="846" w:author="Nicolas MIRAULT" w:date="2021-08-29T20:06:00Z">
              <w:rPr/>
            </w:rPrChange>
          </w:rPr>
          <w:t xml:space="preserve">Le 802.15.4 est à la base du </w:t>
        </w:r>
        <w:proofErr w:type="spellStart"/>
        <w:r w:rsidRPr="005A4184">
          <w:rPr>
            <w:rPrChange w:id="847" w:author="Nicolas MIRAULT" w:date="2021-08-29T20:06:00Z">
              <w:rPr/>
            </w:rPrChange>
          </w:rPr>
          <w:t>Zigbee</w:t>
        </w:r>
        <w:proofErr w:type="spellEnd"/>
        <w:r w:rsidRPr="005A4184">
          <w:rPr>
            <w:rPrChange w:id="848" w:author="Nicolas MIRAULT" w:date="2021-08-29T20:06:00Z">
              <w:rPr/>
            </w:rPrChange>
          </w:rPr>
          <w:t xml:space="preserve"> et autres.</w:t>
        </w:r>
      </w:ins>
      <w:ins w:id="849" w:author="Nicolas MIRAULT" w:date="2021-08-25T22:42:00Z">
        <w:r w:rsidRPr="005A4184">
          <w:rPr>
            <w:rPrChange w:id="850" w:author="Nicolas MIRAULT" w:date="2021-08-29T20:06:00Z">
              <w:rPr/>
            </w:rPrChange>
          </w:rPr>
          <w:t xml:space="preserve"> Contrairement au Wifi, elle permet un module plus petit et moins consommant </w:t>
        </w:r>
      </w:ins>
      <w:ins w:id="851" w:author="Nicolas MIRAULT" w:date="2021-08-25T22:46:00Z">
        <w:r w:rsidRPr="005A4184">
          <w:rPr>
            <w:rPrChange w:id="852" w:author="Nicolas MIRAULT" w:date="2021-08-29T20:06:00Z">
              <w:rPr/>
            </w:rPrChange>
          </w:rPr>
          <w:t xml:space="preserve">Je ne vois pas de redondance </w:t>
        </w:r>
      </w:ins>
      <w:ins w:id="853" w:author="Nicolas MIRAULT" w:date="2021-08-25T22:47:00Z">
        <w:r w:rsidRPr="005A4184">
          <w:rPr>
            <w:rPrChange w:id="854" w:author="Nicolas MIRAULT" w:date="2021-08-29T20:06:00Z">
              <w:rPr/>
            </w:rPrChange>
          </w:rPr>
          <w:t>accrue des messages, et de durcissement de la liaison par rapport au Wifi. C’est présenté comme étant juste moins gros/moins consommant.</w:t>
        </w:r>
      </w:ins>
      <w:ins w:id="855" w:author="Nicolas MIRAULT" w:date="2021-08-25T22:41:00Z">
        <w:r w:rsidRPr="005A4184">
          <w:rPr>
            <w:rPrChange w:id="856" w:author="Nicolas MIRAULT" w:date="2021-08-29T20:06:00Z">
              <w:rPr/>
            </w:rPrChange>
          </w:rPr>
          <w:t xml:space="preserve"> </w:t>
        </w:r>
      </w:ins>
    </w:p>
    <w:p w14:paraId="0262D1A5" w14:textId="77777777" w:rsidR="00AE7C63" w:rsidRPr="005A4184" w:rsidRDefault="00AE7C63" w:rsidP="00AE7C63">
      <w:pPr>
        <w:pStyle w:val="Paragraphedeliste"/>
        <w:numPr>
          <w:ilvl w:val="0"/>
          <w:numId w:val="18"/>
        </w:numPr>
        <w:rPr>
          <w:ins w:id="857" w:author="Nicolas MIRAULT" w:date="2021-08-29T20:05:00Z"/>
          <w:rPrChange w:id="858" w:author="Nicolas MIRAULT" w:date="2021-08-29T20:06:00Z">
            <w:rPr>
              <w:ins w:id="859" w:author="Nicolas MIRAULT" w:date="2021-08-29T20:05:00Z"/>
            </w:rPr>
          </w:rPrChange>
        </w:rPr>
      </w:pPr>
      <w:ins w:id="860" w:author="Nicolas MIRAULT" w:date="2021-08-29T20:05:00Z">
        <w:r w:rsidRPr="005A4184">
          <w:rPr>
            <w:rPrChange w:id="861" w:author="Nicolas MIRAULT" w:date="2021-08-29T20:06:00Z">
              <w:rPr/>
            </w:rPrChange>
          </w:rPr>
          <w:fldChar w:fldCharType="begin"/>
        </w:r>
        <w:r w:rsidRPr="005A4184">
          <w:rPr>
            <w:rPrChange w:id="862" w:author="Nicolas MIRAULT" w:date="2021-08-29T20:06:00Z">
              <w:rPr/>
            </w:rPrChange>
          </w:rPr>
          <w:instrText xml:space="preserve"> HYPERLINK "https://www.lextronic.fr/modem-radio-rpm3b-869-17-760.html" </w:instrText>
        </w:r>
        <w:r w:rsidRPr="005A4184">
          <w:rPr>
            <w:rPrChange w:id="863" w:author="Nicolas MIRAULT" w:date="2021-08-29T20:06:00Z">
              <w:rPr/>
            </w:rPrChange>
          </w:rPr>
          <w:fldChar w:fldCharType="separate"/>
        </w:r>
        <w:r w:rsidRPr="005A4184">
          <w:rPr>
            <w:rStyle w:val="Lienhypertexte"/>
            <w:rPrChange w:id="864" w:author="Nicolas MIRAULT" w:date="2021-08-29T20:06:00Z">
              <w:rPr>
                <w:rStyle w:val="Lienhypertexte"/>
              </w:rPr>
            </w:rPrChange>
          </w:rPr>
          <w:t xml:space="preserve">Modem radio 869.85 MHz "RPM3B-869-17" </w:t>
        </w:r>
        <w:proofErr w:type="spellStart"/>
        <w:r w:rsidRPr="005A4184">
          <w:rPr>
            <w:rStyle w:val="Lienhypertexte"/>
            <w:rPrChange w:id="865" w:author="Nicolas MIRAULT" w:date="2021-08-29T20:06:00Z">
              <w:rPr>
                <w:rStyle w:val="Lienhypertexte"/>
              </w:rPr>
            </w:rPrChange>
          </w:rPr>
          <w:t>Radiometrix</w:t>
        </w:r>
        <w:proofErr w:type="spellEnd"/>
        <w:r w:rsidRPr="005A4184">
          <w:rPr>
            <w:rStyle w:val="Lienhypertexte"/>
            <w:rPrChange w:id="866" w:author="Nicolas MIRAULT" w:date="2021-08-29T20:06:00Z">
              <w:rPr>
                <w:rStyle w:val="Lienhypertexte"/>
              </w:rPr>
            </w:rPrChange>
          </w:rPr>
          <w:t xml:space="preserve"> - </w:t>
        </w:r>
        <w:proofErr w:type="spellStart"/>
        <w:r w:rsidRPr="005A4184">
          <w:rPr>
            <w:rStyle w:val="Lienhypertexte"/>
            <w:rPrChange w:id="867" w:author="Nicolas MIRAULT" w:date="2021-08-29T20:06:00Z">
              <w:rPr>
                <w:rStyle w:val="Lienhypertexte"/>
              </w:rPr>
            </w:rPrChange>
          </w:rPr>
          <w:t>Lextronic</w:t>
        </w:r>
        <w:proofErr w:type="spellEnd"/>
        <w:r w:rsidRPr="005A4184">
          <w:rPr>
            <w:rPrChange w:id="868" w:author="Nicolas MIRAULT" w:date="2021-08-29T20:06:00Z">
              <w:rPr/>
            </w:rPrChange>
          </w:rPr>
          <w:fldChar w:fldCharType="end"/>
        </w:r>
      </w:ins>
    </w:p>
    <w:p w14:paraId="64F7294E" w14:textId="1F50B3D0" w:rsidR="00DC73AD" w:rsidRPr="005A4184" w:rsidDel="00AE7C63" w:rsidRDefault="00DC73AD" w:rsidP="00DC73AD">
      <w:pPr>
        <w:pStyle w:val="Paragraphedeliste"/>
        <w:numPr>
          <w:ilvl w:val="0"/>
          <w:numId w:val="16"/>
        </w:numPr>
        <w:rPr>
          <w:del w:id="869" w:author="Nicolas MIRAULT" w:date="2021-08-29T20:04:00Z"/>
          <w:rFonts w:ascii="Segoe UI Emoji" w:eastAsia="Segoe UI Emoji" w:hAnsi="Segoe UI Emoji" w:cs="Segoe UI Emoji"/>
          <w:color w:val="002060"/>
          <w:rPrChange w:id="870" w:author="Nicolas MIRAULT" w:date="2021-08-29T20:06:00Z">
            <w:rPr>
              <w:del w:id="871" w:author="Nicolas MIRAULT" w:date="2021-08-29T20:04:00Z"/>
              <w:rFonts w:ascii="Segoe UI Emoji" w:eastAsia="Segoe UI Emoji" w:hAnsi="Segoe UI Emoji" w:cs="Segoe UI Emoji"/>
              <w:color w:val="002060"/>
            </w:rPr>
          </w:rPrChange>
        </w:rPr>
      </w:pPr>
      <w:del w:id="872" w:author="Nicolas MIRAULT" w:date="2021-08-29T20:04:00Z">
        <w:r w:rsidRPr="005A4184" w:rsidDel="00AE7C63">
          <w:rPr>
            <w:rFonts w:ascii="Segoe UI Emoji" w:eastAsia="Segoe UI Emoji" w:hAnsi="Segoe UI Emoji" w:cs="Segoe UI Emoji"/>
            <w:color w:val="002060"/>
            <w:rPrChange w:id="873" w:author="Nicolas MIRAULT" w:date="2021-08-29T20:06:00Z">
              <w:rPr>
                <w:rFonts w:ascii="Segoe UI Emoji" w:eastAsia="Segoe UI Emoji" w:hAnsi="Segoe UI Emoji" w:cs="Segoe UI Emoji"/>
                <w:color w:val="002060"/>
              </w:rPr>
            </w:rPrChange>
          </w:rPr>
          <w:delText xml:space="preserve">Le 433 MHz. </w:delText>
        </w:r>
      </w:del>
    </w:p>
    <w:p w14:paraId="35AC3A4C" w14:textId="34EC5BAF" w:rsidR="00DC73AD" w:rsidRPr="005A4184" w:rsidDel="00AE7C63" w:rsidRDefault="00DC73AD" w:rsidP="00DC73AD">
      <w:pPr>
        <w:ind w:left="360"/>
        <w:rPr>
          <w:del w:id="874" w:author="Nicolas MIRAULT" w:date="2021-08-29T20:04:00Z"/>
          <w:rFonts w:ascii="Segoe UI Emoji" w:eastAsia="Segoe UI Emoji" w:hAnsi="Segoe UI Emoji" w:cs="Segoe UI Emoji"/>
          <w:color w:val="002060"/>
          <w:rPrChange w:id="875" w:author="Nicolas MIRAULT" w:date="2021-08-29T20:06:00Z">
            <w:rPr>
              <w:del w:id="876" w:author="Nicolas MIRAULT" w:date="2021-08-29T20:04:00Z"/>
              <w:rFonts w:ascii="Segoe UI Emoji" w:eastAsia="Segoe UI Emoji" w:hAnsi="Segoe UI Emoji" w:cs="Segoe UI Emoji"/>
              <w:color w:val="002060"/>
            </w:rPr>
          </w:rPrChange>
        </w:rPr>
      </w:pPr>
      <w:del w:id="877" w:author="Nicolas MIRAULT" w:date="2021-08-29T20:04:00Z">
        <w:r w:rsidRPr="005A4184" w:rsidDel="00AE7C63">
          <w:rPr>
            <w:rFonts w:ascii="Segoe UI Emoji" w:eastAsia="Segoe UI Emoji" w:hAnsi="Segoe UI Emoji" w:cs="Segoe UI Emoji"/>
            <w:color w:val="002060"/>
            <w:rPrChange w:id="878" w:author="Nicolas MIRAULT" w:date="2021-08-29T20:06:00Z">
              <w:rPr>
                <w:rFonts w:ascii="Segoe UI Emoji" w:eastAsia="Segoe UI Emoji" w:hAnsi="Segoe UI Emoji" w:cs="Segoe UI Emoji"/>
                <w:color w:val="002060"/>
              </w:rPr>
            </w:rPrChange>
          </w:rPr>
          <w:delText xml:space="preserve">Cette bande est surtout dédié pour la domotique (ouverture de porte de garage, volets, etc … du coup, les principaux circuits disponibles sont en mono directionnel (un émetteur/un récepteur). Ce n’est pas très adaptés à notre besoin. </w:delText>
        </w:r>
      </w:del>
    </w:p>
    <w:p w14:paraId="5275C778" w14:textId="4D7084F9" w:rsidR="00DC73AD" w:rsidRPr="005A4184" w:rsidDel="00AE7C63" w:rsidRDefault="00DC73AD" w:rsidP="00DC73AD">
      <w:pPr>
        <w:ind w:left="360"/>
        <w:rPr>
          <w:del w:id="879" w:author="Nicolas MIRAULT" w:date="2021-08-29T20:04:00Z"/>
          <w:rFonts w:ascii="Segoe UI Emoji" w:eastAsia="Segoe UI Emoji" w:hAnsi="Segoe UI Emoji" w:cs="Segoe UI Emoji"/>
          <w:color w:val="002060"/>
          <w:rPrChange w:id="880" w:author="Nicolas MIRAULT" w:date="2021-08-29T20:06:00Z">
            <w:rPr>
              <w:del w:id="881" w:author="Nicolas MIRAULT" w:date="2021-08-29T20:04:00Z"/>
              <w:rFonts w:ascii="Segoe UI Emoji" w:eastAsia="Segoe UI Emoji" w:hAnsi="Segoe UI Emoji" w:cs="Segoe UI Emoji"/>
              <w:color w:val="002060"/>
            </w:rPr>
          </w:rPrChange>
        </w:rPr>
      </w:pPr>
      <w:del w:id="882" w:author="Nicolas MIRAULT" w:date="2021-08-29T20:04:00Z">
        <w:r w:rsidRPr="005A4184" w:rsidDel="00AE7C63">
          <w:rPr>
            <w:rFonts w:ascii="Segoe UI Emoji" w:eastAsia="Segoe UI Emoji" w:hAnsi="Segoe UI Emoji" w:cs="Segoe UI Emoji"/>
            <w:color w:val="002060"/>
            <w:rPrChange w:id="883" w:author="Nicolas MIRAULT" w:date="2021-08-29T20:06:00Z">
              <w:rPr>
                <w:rFonts w:ascii="Segoe UI Emoji" w:eastAsia="Segoe UI Emoji" w:hAnsi="Segoe UI Emoji" w:cs="Segoe UI Emoji"/>
                <w:color w:val="002060"/>
              </w:rPr>
            </w:rPrChange>
          </w:rPr>
          <w:delText xml:space="preserve">Il existe des systèmes Half Duplex, mais plutôt à 100€ pièce et avec un débit de quelques kbits/s. </w:delText>
        </w:r>
      </w:del>
    </w:p>
    <w:p w14:paraId="7F98F97D" w14:textId="26AEFAE9" w:rsidR="00DC73AD" w:rsidRPr="005A4184" w:rsidDel="00AE7C63" w:rsidRDefault="00DC73AD" w:rsidP="00DC73AD">
      <w:pPr>
        <w:ind w:left="360"/>
        <w:rPr>
          <w:ins w:id="884" w:author="Nicolas MIRAULT [2]" w:date="2021-08-17T12:07:00Z"/>
          <w:del w:id="885" w:author="Nicolas MIRAULT" w:date="2021-08-29T20:04:00Z"/>
          <w:rFonts w:ascii="Segoe UI Emoji" w:eastAsia="Segoe UI Emoji" w:hAnsi="Segoe UI Emoji" w:cs="Segoe UI Emoji"/>
          <w:color w:val="002060"/>
          <w:rPrChange w:id="886" w:author="Nicolas MIRAULT" w:date="2021-08-29T20:06:00Z">
            <w:rPr>
              <w:ins w:id="887" w:author="Nicolas MIRAULT [2]" w:date="2021-08-17T12:07:00Z"/>
              <w:del w:id="888" w:author="Nicolas MIRAULT" w:date="2021-08-29T20:04:00Z"/>
              <w:rFonts w:ascii="Segoe UI Emoji" w:eastAsia="Segoe UI Emoji" w:hAnsi="Segoe UI Emoji" w:cs="Segoe UI Emoji"/>
              <w:color w:val="002060"/>
            </w:rPr>
          </w:rPrChange>
        </w:rPr>
      </w:pPr>
      <w:del w:id="889" w:author="Nicolas MIRAULT" w:date="2021-08-29T20:04:00Z">
        <w:r w:rsidRPr="005A4184" w:rsidDel="00AE7C63">
          <w:rPr>
            <w:rFonts w:ascii="Segoe UI Emoji" w:eastAsia="Segoe UI Emoji" w:hAnsi="Segoe UI Emoji" w:cs="Segoe UI Emoji"/>
            <w:color w:val="002060"/>
            <w:rPrChange w:id="890" w:author="Nicolas MIRAULT" w:date="2021-08-29T20:06:00Z">
              <w:rPr>
                <w:rFonts w:ascii="Segoe UI Emoji" w:eastAsia="Segoe UI Emoji" w:hAnsi="Segoe UI Emoji" w:cs="Segoe UI Emoji"/>
                <w:color w:val="002060"/>
              </w:rPr>
            </w:rPrChange>
          </w:rPr>
          <w:delText xml:space="preserve">Voici </w:delText>
        </w:r>
      </w:del>
      <w:del w:id="891" w:author="Nicolas MIRAULT" w:date="2021-08-25T21:30:00Z">
        <w:r w:rsidRPr="005A4184" w:rsidDel="00C10502">
          <w:rPr>
            <w:rFonts w:ascii="Segoe UI Emoji" w:eastAsia="Segoe UI Emoji" w:hAnsi="Segoe UI Emoji" w:cs="Segoe UI Emoji"/>
            <w:color w:val="002060"/>
            <w:rPrChange w:id="892" w:author="Nicolas MIRAULT" w:date="2021-08-29T20:06:00Z">
              <w:rPr>
                <w:rFonts w:ascii="Segoe UI Emoji" w:eastAsia="Segoe UI Emoji" w:hAnsi="Segoe UI Emoji" w:cs="Segoe UI Emoji"/>
                <w:color w:val="002060"/>
              </w:rPr>
            </w:rPrChange>
          </w:rPr>
          <w:delText xml:space="preserve">un </w:delText>
        </w:r>
      </w:del>
      <w:del w:id="893" w:author="Nicolas MIRAULT" w:date="2021-08-29T20:04:00Z">
        <w:r w:rsidRPr="005A4184" w:rsidDel="00AE7C63">
          <w:rPr>
            <w:rFonts w:ascii="Segoe UI Emoji" w:eastAsia="Segoe UI Emoji" w:hAnsi="Segoe UI Emoji" w:cs="Segoe UI Emoji"/>
            <w:color w:val="002060"/>
            <w:rPrChange w:id="894" w:author="Nicolas MIRAULT" w:date="2021-08-29T20:06:00Z">
              <w:rPr>
                <w:rFonts w:ascii="Segoe UI Emoji" w:eastAsia="Segoe UI Emoji" w:hAnsi="Segoe UI Emoji" w:cs="Segoe UI Emoji"/>
                <w:color w:val="002060"/>
              </w:rPr>
            </w:rPrChange>
          </w:rPr>
          <w:delText xml:space="preserve">exemple : </w:delText>
        </w:r>
      </w:del>
    </w:p>
    <w:p w14:paraId="6572717F" w14:textId="417CD663" w:rsidR="00FC04A2" w:rsidRPr="005A4184" w:rsidDel="00AE7C63" w:rsidRDefault="00FC04A2">
      <w:pPr>
        <w:pStyle w:val="Paragraphedeliste"/>
        <w:numPr>
          <w:ilvl w:val="0"/>
          <w:numId w:val="17"/>
        </w:numPr>
        <w:rPr>
          <w:ins w:id="895" w:author="Nicolas MIRAULT [2]" w:date="2021-08-17T12:07:00Z"/>
          <w:del w:id="896" w:author="Nicolas MIRAULT" w:date="2021-08-29T20:04:00Z"/>
          <w:rPrChange w:id="897" w:author="Nicolas MIRAULT" w:date="2021-08-29T20:06:00Z">
            <w:rPr>
              <w:ins w:id="898" w:author="Nicolas MIRAULT [2]" w:date="2021-08-17T12:07:00Z"/>
              <w:del w:id="899" w:author="Nicolas MIRAULT" w:date="2021-08-29T20:04:00Z"/>
            </w:rPr>
          </w:rPrChange>
        </w:rPr>
        <w:pPrChange w:id="900" w:author="Nicolas MIRAULT" w:date="2021-08-25T21:31:00Z">
          <w:pPr>
            <w:ind w:left="360"/>
          </w:pPr>
        </w:pPrChange>
      </w:pPr>
      <w:ins w:id="901" w:author="Nicolas MIRAULT [2]" w:date="2021-08-17T12:07:00Z">
        <w:del w:id="902" w:author="Nicolas MIRAULT" w:date="2021-08-29T20:04:00Z">
          <w:r w:rsidRPr="005A4184" w:rsidDel="00AE7C63">
            <w:rPr>
              <w:rPrChange w:id="903" w:author="Nicolas MIRAULT" w:date="2021-08-29T20:06:00Z">
                <w:rPr/>
              </w:rPrChange>
            </w:rPr>
            <w:fldChar w:fldCharType="begin"/>
          </w:r>
          <w:r w:rsidRPr="005A4184" w:rsidDel="00AE7C63">
            <w:rPr>
              <w:rPrChange w:id="904" w:author="Nicolas MIRAULT" w:date="2021-08-29T20:06:00Z">
                <w:rPr/>
              </w:rPrChange>
            </w:rPr>
            <w:delInstrText xml:space="preserve"> HYPERLINK "http://www.radiometrix.com/content/rdl2-1" </w:delInstrText>
          </w:r>
          <w:r w:rsidRPr="005A4184" w:rsidDel="00AE7C63">
            <w:rPr>
              <w:rPrChange w:id="905" w:author="Nicolas MIRAULT" w:date="2021-08-29T20:06:00Z">
                <w:rPr/>
              </w:rPrChange>
            </w:rPr>
            <w:fldChar w:fldCharType="separate"/>
          </w:r>
          <w:r w:rsidRPr="005A4184" w:rsidDel="00AE7C63">
            <w:rPr>
              <w:rStyle w:val="Lienhypertexte"/>
              <w:rPrChange w:id="906" w:author="Nicolas MIRAULT" w:date="2021-08-29T20:06:00Z">
                <w:rPr>
                  <w:rStyle w:val="Lienhypertexte"/>
                </w:rPr>
              </w:rPrChange>
            </w:rPr>
            <w:delText>Radiometrix - Radio Modules - RF Modules - Wireless Modules | RDL2</w:delText>
          </w:r>
          <w:r w:rsidRPr="005A4184" w:rsidDel="00AE7C63">
            <w:rPr>
              <w:rPrChange w:id="907" w:author="Nicolas MIRAULT" w:date="2021-08-29T20:06:00Z">
                <w:rPr/>
              </w:rPrChange>
            </w:rPr>
            <w:fldChar w:fldCharType="end"/>
          </w:r>
        </w:del>
      </w:ins>
    </w:p>
    <w:p w14:paraId="1589A026" w14:textId="2F5C2D22" w:rsidR="00FC04A2" w:rsidRPr="005A4184" w:rsidDel="00AE7C63" w:rsidRDefault="00FC04A2">
      <w:pPr>
        <w:ind w:left="360"/>
        <w:jc w:val="center"/>
        <w:rPr>
          <w:del w:id="908" w:author="Nicolas MIRAULT" w:date="2021-08-29T20:04:00Z"/>
          <w:rFonts w:ascii="Segoe UI Emoji" w:eastAsia="Segoe UI Emoji" w:hAnsi="Segoe UI Emoji" w:cs="Segoe UI Emoji"/>
          <w:color w:val="002060"/>
          <w:rPrChange w:id="909" w:author="Nicolas MIRAULT" w:date="2021-08-29T20:06:00Z">
            <w:rPr>
              <w:del w:id="910" w:author="Nicolas MIRAULT" w:date="2021-08-29T20:04:00Z"/>
              <w:rFonts w:ascii="Segoe UI Emoji" w:eastAsia="Segoe UI Emoji" w:hAnsi="Segoe UI Emoji" w:cs="Segoe UI Emoji"/>
              <w:color w:val="002060"/>
            </w:rPr>
          </w:rPrChange>
        </w:rPr>
        <w:pPrChange w:id="911" w:author="Nicolas MIRAULT [2]" w:date="2021-08-17T12:07:00Z">
          <w:pPr>
            <w:ind w:left="360"/>
          </w:pPr>
        </w:pPrChange>
      </w:pPr>
      <w:ins w:id="912" w:author="Nicolas MIRAULT [2]" w:date="2021-08-17T12:07:00Z">
        <w:del w:id="913" w:author="Nicolas MIRAULT" w:date="2021-08-29T20:04:00Z">
          <w:r w:rsidRPr="005A4184" w:rsidDel="00AE7C63">
            <w:rPr>
              <w:rFonts w:ascii="Segoe UI Emoji" w:eastAsia="Segoe UI Emoji" w:hAnsi="Segoe UI Emoji" w:cs="Segoe UI Emoji"/>
              <w:color w:val="002060"/>
              <w:lang w:eastAsia="fr-FR"/>
              <w:rPrChange w:id="914" w:author="Nicolas MIRAULT" w:date="2021-08-29T20:06:00Z">
                <w:rPr>
                  <w:rFonts w:ascii="Segoe UI Emoji" w:eastAsia="Segoe UI Emoji" w:hAnsi="Segoe UI Emoji" w:cs="Segoe UI Emoji"/>
                  <w:noProof/>
                  <w:color w:val="002060"/>
                  <w:lang w:eastAsia="fr-FR"/>
                </w:rPr>
              </w:rPrChange>
            </w:rPr>
            <w:drawing>
              <wp:inline distT="0" distB="0" distL="0" distR="0" wp14:anchorId="62B430B7" wp14:editId="398A7F90">
                <wp:extent cx="1834410" cy="1246302"/>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DL2.jpg"/>
                        <pic:cNvPicPr/>
                      </pic:nvPicPr>
                      <pic:blipFill>
                        <a:blip r:embed="rId20">
                          <a:extLst>
                            <a:ext uri="{28A0092B-C50C-407E-A947-70E740481C1C}">
                              <a14:useLocalDpi xmlns:a14="http://schemas.microsoft.com/office/drawing/2010/main" val="0"/>
                            </a:ext>
                          </a:extLst>
                        </a:blip>
                        <a:stretch>
                          <a:fillRect/>
                        </a:stretch>
                      </pic:blipFill>
                      <pic:spPr>
                        <a:xfrm>
                          <a:off x="0" y="0"/>
                          <a:ext cx="1843277" cy="1252326"/>
                        </a:xfrm>
                        <a:prstGeom prst="rect">
                          <a:avLst/>
                        </a:prstGeom>
                      </pic:spPr>
                    </pic:pic>
                  </a:graphicData>
                </a:graphic>
              </wp:inline>
            </w:drawing>
          </w:r>
        </w:del>
      </w:ins>
    </w:p>
    <w:p w14:paraId="371E32A3" w14:textId="52170230" w:rsidR="00DC73AD" w:rsidRPr="005A4184" w:rsidDel="00AE7C63" w:rsidRDefault="00DC73AD" w:rsidP="00DC73AD">
      <w:pPr>
        <w:pStyle w:val="Paragraphedeliste"/>
        <w:numPr>
          <w:ilvl w:val="1"/>
          <w:numId w:val="16"/>
        </w:numPr>
        <w:rPr>
          <w:del w:id="915" w:author="Nicolas MIRAULT" w:date="2021-08-29T20:04:00Z"/>
          <w:rFonts w:ascii="Segoe UI Emoji" w:eastAsia="Segoe UI Emoji" w:hAnsi="Segoe UI Emoji" w:cs="Segoe UI Emoji"/>
          <w:color w:val="002060"/>
          <w:rPrChange w:id="916" w:author="Nicolas MIRAULT" w:date="2021-08-29T20:06:00Z">
            <w:rPr>
              <w:del w:id="917" w:author="Nicolas MIRAULT" w:date="2021-08-29T20:04:00Z"/>
              <w:rFonts w:ascii="Segoe UI Emoji" w:eastAsia="Segoe UI Emoji" w:hAnsi="Segoe UI Emoji" w:cs="Segoe UI Emoji"/>
              <w:color w:val="002060"/>
            </w:rPr>
          </w:rPrChange>
        </w:rPr>
      </w:pPr>
      <w:del w:id="918" w:author="Nicolas MIRAULT" w:date="2021-08-29T20:04:00Z">
        <w:r w:rsidRPr="005A4184" w:rsidDel="00AE7C63">
          <w:rPr>
            <w:rFonts w:ascii="Segoe UI Emoji" w:eastAsia="Segoe UI Emoji" w:hAnsi="Segoe UI Emoji" w:cs="Segoe UI Emoji"/>
            <w:color w:val="002060"/>
            <w:rPrChange w:id="919" w:author="Nicolas MIRAULT" w:date="2021-08-29T20:06:00Z">
              <w:rPr>
                <w:rFonts w:ascii="Segoe UI Emoji" w:eastAsia="Segoe UI Emoji" w:hAnsi="Segoe UI Emoji" w:cs="Segoe UI Emoji"/>
                <w:color w:val="002060"/>
              </w:rPr>
            </w:rPrChange>
          </w:rPr>
          <w:delText xml:space="preserve">Action : continuer les recherches.  </w:delText>
        </w:r>
      </w:del>
    </w:p>
    <w:p w14:paraId="0107C948" w14:textId="0F9E9AC7" w:rsidR="00DC73AD" w:rsidRPr="005A4184" w:rsidDel="00AE7C63" w:rsidRDefault="00DC73AD">
      <w:pPr>
        <w:pStyle w:val="Paragraphedeliste"/>
        <w:numPr>
          <w:ilvl w:val="0"/>
          <w:numId w:val="16"/>
        </w:numPr>
        <w:rPr>
          <w:del w:id="920" w:author="Nicolas MIRAULT" w:date="2021-08-29T20:04:00Z"/>
          <w:rPrChange w:id="921" w:author="Nicolas MIRAULT" w:date="2021-08-29T20:06:00Z">
            <w:rPr>
              <w:del w:id="922" w:author="Nicolas MIRAULT" w:date="2021-08-29T20:04:00Z"/>
            </w:rPr>
          </w:rPrChange>
        </w:rPr>
        <w:pPrChange w:id="923" w:author="Nicolas MIRAULT" w:date="2021-08-25T21:31:00Z">
          <w:pPr>
            <w:ind w:left="284"/>
          </w:pPr>
        </w:pPrChange>
      </w:pPr>
      <w:del w:id="924" w:author="Nicolas MIRAULT" w:date="2021-08-29T20:04:00Z">
        <w:r w:rsidRPr="005A4184" w:rsidDel="00AE7C63">
          <w:rPr>
            <w:rFonts w:ascii="Segoe UI Emoji" w:eastAsia="Segoe UI Emoji" w:hAnsi="Segoe UI Emoji" w:cs="Segoe UI Emoji"/>
            <w:color w:val="002060"/>
            <w:rPrChange w:id="925" w:author="Nicolas MIRAULT" w:date="2021-08-29T20:06:00Z">
              <w:rPr>
                <w:rFonts w:ascii="Segoe UI Emoji" w:eastAsia="Segoe UI Emoji" w:hAnsi="Segoe UI Emoji" w:cs="Segoe UI Emoji"/>
                <w:color w:val="002060"/>
              </w:rPr>
            </w:rPrChange>
          </w:rPr>
          <w:delText xml:space="preserve">Un exemple chinois moins cher : </w:delText>
        </w:r>
        <w:r w:rsidR="006A7095" w:rsidRPr="005A4184" w:rsidDel="00AE7C63">
          <w:rPr>
            <w:rPrChange w:id="926" w:author="Nicolas MIRAULT" w:date="2021-08-29T20:06:00Z">
              <w:rPr/>
            </w:rPrChange>
          </w:rPr>
          <w:fldChar w:fldCharType="begin"/>
        </w:r>
        <w:r w:rsidR="006A7095" w:rsidRPr="005A4184" w:rsidDel="00AE7C63">
          <w:rPr>
            <w:rPrChange w:id="927" w:author="Nicolas MIRAULT" w:date="2021-08-29T20:06:00Z">
              <w:rPr/>
            </w:rPrChange>
          </w:rPr>
          <w:delInstrText xml:space="preserve"> HYPERLINK "https://www.aliexpress.com/i/32977311505.html" </w:delInstrText>
        </w:r>
        <w:r w:rsidR="006A7095" w:rsidRPr="005A4184" w:rsidDel="00AE7C63">
          <w:rPr>
            <w:rPrChange w:id="928" w:author="Nicolas MIRAULT" w:date="2021-08-29T20:06:00Z">
              <w:rPr/>
            </w:rPrChange>
          </w:rPr>
          <w:fldChar w:fldCharType="separate"/>
        </w:r>
        <w:r w:rsidRPr="005A4184" w:rsidDel="00AE7C63">
          <w:rPr>
            <w:rStyle w:val="Lienhypertexte"/>
            <w:rPrChange w:id="929" w:author="Nicolas MIRAULT" w:date="2021-08-29T20:06:00Z">
              <w:rPr>
                <w:rStyle w:val="Lienhypertexte"/>
              </w:rPr>
            </w:rPrChange>
          </w:rPr>
          <w:delText>1W Full Duplex TCXO 433MHz rf Module ebyte E62 433T30D Long Range Wireless Transceiver iot Transmitter and Receiver|Fixed Wireless Terminals| - AliExpress</w:delText>
        </w:r>
        <w:r w:rsidR="006A7095" w:rsidRPr="005A4184" w:rsidDel="00AE7C63">
          <w:rPr>
            <w:rStyle w:val="Lienhypertexte"/>
            <w:rPrChange w:id="930" w:author="Nicolas MIRAULT" w:date="2021-08-29T20:06:00Z">
              <w:rPr>
                <w:rStyle w:val="Lienhypertexte"/>
              </w:rPr>
            </w:rPrChange>
          </w:rPr>
          <w:fldChar w:fldCharType="end"/>
        </w:r>
      </w:del>
    </w:p>
    <w:p w14:paraId="635F678C" w14:textId="0C233745" w:rsidR="0051355A" w:rsidRPr="005A4184" w:rsidDel="00AE7C63" w:rsidRDefault="00C8352A" w:rsidP="00C8352A">
      <w:pPr>
        <w:ind w:left="284"/>
        <w:rPr>
          <w:del w:id="931" w:author="Nicolas MIRAULT" w:date="2021-08-29T20:04:00Z"/>
          <w:rFonts w:ascii="Segoe UI Emoji" w:eastAsia="Segoe UI Emoji" w:hAnsi="Segoe UI Emoji" w:cs="Segoe UI Emoji"/>
          <w:color w:val="002060"/>
          <w:rPrChange w:id="932" w:author="Nicolas MIRAULT" w:date="2021-08-29T20:06:00Z">
            <w:rPr>
              <w:del w:id="933" w:author="Nicolas MIRAULT" w:date="2021-08-29T20:04:00Z"/>
              <w:rFonts w:ascii="Segoe UI Emoji" w:eastAsia="Segoe UI Emoji" w:hAnsi="Segoe UI Emoji" w:cs="Segoe UI Emoji"/>
              <w:color w:val="002060"/>
            </w:rPr>
          </w:rPrChange>
        </w:rPr>
      </w:pPr>
      <w:del w:id="934" w:author="Nicolas MIRAULT" w:date="2021-08-29T20:04:00Z">
        <w:r w:rsidRPr="005A4184" w:rsidDel="00AE7C63">
          <w:rPr>
            <w:rFonts w:ascii="Segoe UI Emoji" w:eastAsia="Segoe UI Emoji" w:hAnsi="Segoe UI Emoji" w:cs="Segoe UI Emoji"/>
            <w:color w:val="002060"/>
            <w:rPrChange w:id="935" w:author="Nicolas MIRAULT" w:date="2021-08-29T20:06:00Z">
              <w:rPr>
                <w:rFonts w:ascii="Segoe UI Emoji" w:eastAsia="Segoe UI Emoji" w:hAnsi="Segoe UI Emoji" w:cs="Segoe UI Emoji"/>
                <w:color w:val="002060"/>
              </w:rPr>
            </w:rPrChange>
          </w:rPr>
          <w:delText>Mais toujours pas de débit.</w:delText>
        </w:r>
      </w:del>
    </w:p>
    <w:p w14:paraId="399F2081" w14:textId="2453D570" w:rsidR="00DC73AD" w:rsidRPr="005A4184" w:rsidRDefault="0051355A" w:rsidP="0051355A">
      <w:pPr>
        <w:ind w:left="284"/>
        <w:jc w:val="center"/>
        <w:rPr>
          <w:rFonts w:ascii="Segoe UI Emoji" w:eastAsia="Segoe UI Emoji" w:hAnsi="Segoe UI Emoji" w:cs="Segoe UI Emoji"/>
          <w:color w:val="002060"/>
          <w:rPrChange w:id="936" w:author="Nicolas MIRAULT" w:date="2021-08-29T20:06:00Z">
            <w:rPr>
              <w:rFonts w:ascii="Segoe UI Emoji" w:eastAsia="Segoe UI Emoji" w:hAnsi="Segoe UI Emoji" w:cs="Segoe UI Emoji"/>
              <w:color w:val="002060"/>
            </w:rPr>
          </w:rPrChange>
        </w:rPr>
      </w:pPr>
      <w:del w:id="937" w:author="Nicolas MIRAULT" w:date="2021-08-29T20:05:00Z">
        <w:r w:rsidRPr="005A4184" w:rsidDel="00AE7C63">
          <w:rPr>
            <w:rFonts w:ascii="Segoe UI Emoji" w:eastAsia="Segoe UI Emoji" w:hAnsi="Segoe UI Emoji" w:cs="Segoe UI Emoji"/>
            <w:color w:val="002060"/>
            <w:lang w:eastAsia="fr-FR"/>
            <w:rPrChange w:id="938" w:author="Nicolas MIRAULT" w:date="2021-08-29T20:06:00Z">
              <w:rPr>
                <w:rFonts w:ascii="Segoe UI Emoji" w:eastAsia="Segoe UI Emoji" w:hAnsi="Segoe UI Emoji" w:cs="Segoe UI Emoji"/>
                <w:noProof/>
                <w:color w:val="002060"/>
                <w:lang w:eastAsia="fr-FR"/>
              </w:rPr>
            </w:rPrChange>
          </w:rPr>
          <w:drawing>
            <wp:inline distT="0" distB="0" distL="0" distR="0" wp14:anchorId="4749DC84" wp14:editId="3E9A1403">
              <wp:extent cx="2261047" cy="1703747"/>
              <wp:effectExtent l="0" t="0" r="635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33MHz_cojxu.PNG"/>
                      <pic:cNvPicPr/>
                    </pic:nvPicPr>
                    <pic:blipFill>
                      <a:blip r:embed="rId21">
                        <a:extLst>
                          <a:ext uri="{28A0092B-C50C-407E-A947-70E740481C1C}">
                            <a14:useLocalDpi xmlns:a14="http://schemas.microsoft.com/office/drawing/2010/main" val="0"/>
                          </a:ext>
                        </a:extLst>
                      </a:blip>
                      <a:stretch>
                        <a:fillRect/>
                      </a:stretch>
                    </pic:blipFill>
                    <pic:spPr>
                      <a:xfrm>
                        <a:off x="0" y="0"/>
                        <a:ext cx="2295609" cy="1729790"/>
                      </a:xfrm>
                      <a:prstGeom prst="rect">
                        <a:avLst/>
                      </a:prstGeom>
                    </pic:spPr>
                  </pic:pic>
                </a:graphicData>
              </a:graphic>
            </wp:inline>
          </w:drawing>
        </w:r>
      </w:del>
    </w:p>
    <w:p w14:paraId="5FB0DA71" w14:textId="7D79B1FC" w:rsidR="00C8352A" w:rsidRPr="005A4184" w:rsidRDefault="00C8352A" w:rsidP="00DC73AD">
      <w:pPr>
        <w:rPr>
          <w:rFonts w:ascii="Segoe UI Emoji" w:eastAsia="Segoe UI Emoji" w:hAnsi="Segoe UI Emoji" w:cs="Segoe UI Emoji"/>
          <w:color w:val="002060"/>
          <w:rPrChange w:id="939" w:author="Nicolas MIRAULT" w:date="2021-08-29T20:06:00Z">
            <w:rPr>
              <w:rFonts w:ascii="Segoe UI Emoji" w:eastAsia="Segoe UI Emoji" w:hAnsi="Segoe UI Emoji" w:cs="Segoe UI Emoji"/>
              <w:color w:val="002060"/>
            </w:rPr>
          </w:rPrChange>
        </w:rPr>
      </w:pPr>
      <w:r w:rsidRPr="005A4184">
        <w:rPr>
          <w:rFonts w:ascii="Segoe UI Emoji" w:eastAsia="Segoe UI Emoji" w:hAnsi="Segoe UI Emoji" w:cs="Segoe UI Emoji"/>
          <w:color w:val="002060"/>
          <w:rPrChange w:id="940" w:author="Nicolas MIRAULT" w:date="2021-08-29T20:06:00Z">
            <w:rPr>
              <w:rFonts w:ascii="Segoe UI Emoji" w:eastAsia="Segoe UI Emoji" w:hAnsi="Segoe UI Emoji" w:cs="Segoe UI Emoji"/>
              <w:color w:val="002060"/>
            </w:rPr>
          </w:rPrChange>
        </w:rPr>
        <w:t xml:space="preserve">Nous avons besoin de débit pour que la remontée des infos de télémétrie ne prenne pas trop de temps. </w:t>
      </w:r>
    </w:p>
    <w:p w14:paraId="489CE462" w14:textId="77777777" w:rsidR="00C10502" w:rsidRPr="005A4184" w:rsidRDefault="00C10502" w:rsidP="00DC73AD">
      <w:pPr>
        <w:rPr>
          <w:rFonts w:ascii="Segoe UI Emoji" w:eastAsia="Segoe UI Emoji" w:hAnsi="Segoe UI Emoji" w:cs="Segoe UI Emoji"/>
          <w:color w:val="002060"/>
          <w:rPrChange w:id="941" w:author="Nicolas MIRAULT" w:date="2021-08-29T20:06:00Z">
            <w:rPr>
              <w:rFonts w:ascii="Segoe UI Emoji" w:eastAsia="Segoe UI Emoji" w:hAnsi="Segoe UI Emoji" w:cs="Segoe UI Emoji"/>
              <w:color w:val="002060"/>
            </w:rPr>
          </w:rPrChange>
        </w:rPr>
      </w:pPr>
    </w:p>
    <w:p w14:paraId="6F61D8F4" w14:textId="27DB246E" w:rsidR="00C8352A" w:rsidRPr="005A4184" w:rsidDel="00AE7C63" w:rsidRDefault="00C8352A" w:rsidP="00DC73AD">
      <w:pPr>
        <w:rPr>
          <w:del w:id="942" w:author="Nicolas MIRAULT" w:date="2021-08-29T20:05:00Z"/>
          <w:rFonts w:ascii="Segoe UI Emoji" w:eastAsia="Segoe UI Emoji" w:hAnsi="Segoe UI Emoji" w:cs="Segoe UI Emoji"/>
          <w:color w:val="002060"/>
          <w:rPrChange w:id="943" w:author="Nicolas MIRAULT" w:date="2021-08-29T20:06:00Z">
            <w:rPr>
              <w:del w:id="944" w:author="Nicolas MIRAULT" w:date="2021-08-29T20:05:00Z"/>
              <w:rFonts w:ascii="Segoe UI Emoji" w:eastAsia="Segoe UI Emoji" w:hAnsi="Segoe UI Emoji" w:cs="Segoe UI Emoji"/>
              <w:color w:val="002060"/>
            </w:rPr>
          </w:rPrChange>
        </w:rPr>
      </w:pPr>
      <w:del w:id="945" w:author="Nicolas MIRAULT" w:date="2021-08-29T20:05:00Z">
        <w:r w:rsidRPr="005A4184" w:rsidDel="00AE7C63">
          <w:rPr>
            <w:rFonts w:ascii="Segoe UI Emoji" w:eastAsia="Segoe UI Emoji" w:hAnsi="Segoe UI Emoji" w:cs="Segoe UI Emoji"/>
            <w:color w:val="002060"/>
            <w:rPrChange w:id="946" w:author="Nicolas MIRAULT" w:date="2021-08-29T20:06:00Z">
              <w:rPr>
                <w:rFonts w:ascii="Segoe UI Emoji" w:eastAsia="Segoe UI Emoji" w:hAnsi="Segoe UI Emoji" w:cs="Segoe UI Emoji"/>
                <w:color w:val="002060"/>
              </w:rPr>
            </w:rPrChange>
          </w:rPr>
          <w:delText xml:space="preserve">Une autre idée de liaison radio ? </w:delText>
        </w:r>
      </w:del>
    </w:p>
    <w:p w14:paraId="79BD4017" w14:textId="7C8ED78E" w:rsidR="008212E9" w:rsidRPr="005A4184" w:rsidRDefault="005A4184" w:rsidP="00AE7C63">
      <w:pPr>
        <w:pStyle w:val="Titre4"/>
        <w:rPr>
          <w:ins w:id="947" w:author="Nicolas MIRAULT" w:date="2021-08-29T20:05:00Z"/>
          <w:lang w:val="fr-FR"/>
          <w:rPrChange w:id="948" w:author="Nicolas MIRAULT" w:date="2021-08-29T20:06:00Z">
            <w:rPr>
              <w:ins w:id="949" w:author="Nicolas MIRAULT" w:date="2021-08-29T20:05:00Z"/>
            </w:rPr>
          </w:rPrChange>
        </w:rPr>
      </w:pPr>
      <w:ins w:id="950" w:author="Nicolas MIRAULT" w:date="2021-08-29T20:11:00Z">
        <w:r>
          <w:rPr>
            <w:lang w:val="fr-FR"/>
          </w:rPr>
          <w:t>Sélection</w:t>
        </w:r>
      </w:ins>
    </w:p>
    <w:p w14:paraId="05954F3C" w14:textId="34B1859B" w:rsidR="005A4184" w:rsidRPr="005A4184" w:rsidRDefault="005A4184" w:rsidP="005A4184">
      <w:pPr>
        <w:rPr>
          <w:ins w:id="951" w:author="Nicolas MIRAULT" w:date="2021-08-29T20:06:00Z"/>
          <w:rFonts w:ascii="Segoe UI Emoji" w:eastAsia="Segoe UI Emoji" w:hAnsi="Segoe UI Emoji" w:cs="Segoe UI Emoji"/>
          <w:color w:val="002060"/>
          <w:rPrChange w:id="952" w:author="Nicolas MIRAULT" w:date="2021-08-29T20:12:00Z">
            <w:rPr>
              <w:ins w:id="953" w:author="Nicolas MIRAULT" w:date="2021-08-29T20:06:00Z"/>
              <w:lang w:eastAsia="ja-JP"/>
            </w:rPr>
          </w:rPrChange>
        </w:rPr>
      </w:pPr>
      <w:ins w:id="954" w:author="Nicolas MIRAULT" w:date="2021-08-29T20:11:00Z">
        <w:r w:rsidRPr="005A4184">
          <w:rPr>
            <w:rFonts w:ascii="Segoe UI Emoji" w:eastAsia="Segoe UI Emoji" w:hAnsi="Segoe UI Emoji" w:cs="Segoe UI Emoji"/>
            <w:color w:val="002060"/>
            <w:rPrChange w:id="955" w:author="Nicolas MIRAULT" w:date="2021-08-29T20:12:00Z">
              <w:rPr>
                <w:lang w:eastAsia="ja-JP"/>
              </w:rPr>
            </w:rPrChange>
          </w:rPr>
          <w:t xml:space="preserve">Dans un premier temps, implémentation de la télémétrie par Wifi avec une Raspberry Pi </w:t>
        </w:r>
        <w:proofErr w:type="spellStart"/>
        <w:r w:rsidRPr="005A4184">
          <w:rPr>
            <w:rFonts w:ascii="Segoe UI Emoji" w:eastAsia="Segoe UI Emoji" w:hAnsi="Segoe UI Emoji" w:cs="Segoe UI Emoji"/>
            <w:color w:val="002060"/>
            <w:rPrChange w:id="956" w:author="Nicolas MIRAULT" w:date="2021-08-29T20:12:00Z">
              <w:rPr>
                <w:lang w:eastAsia="ja-JP"/>
              </w:rPr>
            </w:rPrChange>
          </w:rPr>
          <w:t>Zero</w:t>
        </w:r>
        <w:proofErr w:type="spellEnd"/>
        <w:r w:rsidRPr="005A4184">
          <w:rPr>
            <w:rFonts w:ascii="Segoe UI Emoji" w:eastAsia="Segoe UI Emoji" w:hAnsi="Segoe UI Emoji" w:cs="Segoe UI Emoji"/>
            <w:color w:val="002060"/>
            <w:rPrChange w:id="957" w:author="Nicolas MIRAULT" w:date="2021-08-29T20:12:00Z">
              <w:rPr>
                <w:lang w:eastAsia="ja-JP"/>
              </w:rPr>
            </w:rPrChange>
          </w:rPr>
          <w:t>. C</w:t>
        </w:r>
      </w:ins>
      <w:ins w:id="958" w:author="Nicolas MIRAULT" w:date="2021-08-29T20:12:00Z">
        <w:r w:rsidRPr="005A4184">
          <w:rPr>
            <w:rFonts w:ascii="Segoe UI Emoji" w:eastAsia="Segoe UI Emoji" w:hAnsi="Segoe UI Emoji" w:cs="Segoe UI Emoji"/>
            <w:color w:val="002060"/>
            <w:rPrChange w:id="959" w:author="Nicolas MIRAULT" w:date="2021-08-29T20:12:00Z">
              <w:rPr>
                <w:lang w:eastAsia="ja-JP"/>
              </w:rPr>
            </w:rPrChange>
          </w:rPr>
          <w:t>e qui laisse le temps d’analyser d’autres modules ensuite.</w:t>
        </w:r>
      </w:ins>
    </w:p>
    <w:p w14:paraId="77B88BBB" w14:textId="77777777" w:rsidR="005A4184" w:rsidRPr="005A4184" w:rsidRDefault="005A4184" w:rsidP="005A4184">
      <w:pPr>
        <w:rPr>
          <w:ins w:id="960" w:author="Nicolas MIRAULT" w:date="2021-08-29T20:05:00Z"/>
          <w:lang w:eastAsia="ja-JP"/>
          <w:rPrChange w:id="961" w:author="Nicolas MIRAULT" w:date="2021-08-29T20:06:00Z">
            <w:rPr>
              <w:ins w:id="962" w:author="Nicolas MIRAULT" w:date="2021-08-29T20:05:00Z"/>
              <w:lang w:val="en-GB" w:eastAsia="ja-JP"/>
            </w:rPr>
          </w:rPrChange>
        </w:rPr>
      </w:pPr>
    </w:p>
    <w:p w14:paraId="39E3768F" w14:textId="77777777" w:rsidR="005A4184" w:rsidRPr="005A4184" w:rsidRDefault="005A4184" w:rsidP="005A4184">
      <w:pPr>
        <w:rPr>
          <w:lang w:eastAsia="ja-JP"/>
          <w:rPrChange w:id="963" w:author="Nicolas MIRAULT" w:date="2021-08-29T20:06:00Z">
            <w:rPr/>
          </w:rPrChange>
        </w:rPr>
        <w:pPrChange w:id="964" w:author="Nicolas MIRAULT" w:date="2021-08-29T20:05:00Z">
          <w:pPr/>
        </w:pPrChange>
      </w:pPr>
    </w:p>
    <w:p w14:paraId="174DE29B" w14:textId="23C21ED6" w:rsidR="008212E9" w:rsidRPr="005A4184" w:rsidRDefault="008212E9" w:rsidP="008212E9">
      <w:pPr>
        <w:pStyle w:val="Titre3"/>
        <w:rPr>
          <w:rFonts w:eastAsia="Segoe UI Emoji"/>
          <w:lang w:val="fr-FR"/>
          <w:rPrChange w:id="965" w:author="Nicolas MIRAULT" w:date="2021-08-29T20:06:00Z">
            <w:rPr>
              <w:rFonts w:eastAsia="Segoe UI Emoji"/>
              <w:lang w:val="fr-FR"/>
            </w:rPr>
          </w:rPrChange>
        </w:rPr>
      </w:pPr>
      <w:bookmarkStart w:id="966" w:name="_Toc80024061"/>
      <w:r w:rsidRPr="005A4184">
        <w:rPr>
          <w:rFonts w:eastAsia="Segoe UI Emoji"/>
          <w:lang w:val="fr-FR"/>
          <w:rPrChange w:id="967" w:author="Nicolas MIRAULT" w:date="2021-08-29T20:06:00Z">
            <w:rPr>
              <w:rFonts w:eastAsia="Segoe UI Emoji"/>
              <w:lang w:val="fr-FR"/>
            </w:rPr>
          </w:rPrChange>
        </w:rPr>
        <w:t>Le logiciel distant</w:t>
      </w:r>
      <w:bookmarkEnd w:id="966"/>
    </w:p>
    <w:p w14:paraId="6925BC87" w14:textId="7864FBAF" w:rsidR="008212E9" w:rsidRPr="005A4184" w:rsidRDefault="008212E9" w:rsidP="008212E9">
      <w:pPr>
        <w:rPr>
          <w:lang w:eastAsia="ja-JP"/>
          <w:rPrChange w:id="968" w:author="Nicolas MIRAULT" w:date="2021-08-29T20:06:00Z">
            <w:rPr>
              <w:lang w:eastAsia="ja-JP"/>
            </w:rPr>
          </w:rPrChange>
        </w:rPr>
      </w:pPr>
    </w:p>
    <w:p w14:paraId="55186FE5" w14:textId="4921E150" w:rsidR="00C8352A" w:rsidRPr="005A4184" w:rsidRDefault="00C8352A" w:rsidP="008212E9">
      <w:pPr>
        <w:rPr>
          <w:rFonts w:ascii="Segoe UI Emoji" w:eastAsia="Segoe UI Emoji" w:hAnsi="Segoe UI Emoji" w:cs="Segoe UI Emoji"/>
          <w:color w:val="002060"/>
          <w:rPrChange w:id="969" w:author="Nicolas MIRAULT" w:date="2021-08-29T20:06:00Z">
            <w:rPr>
              <w:rFonts w:ascii="Segoe UI Emoji" w:eastAsia="Segoe UI Emoji" w:hAnsi="Segoe UI Emoji" w:cs="Segoe UI Emoji"/>
              <w:color w:val="002060"/>
            </w:rPr>
          </w:rPrChange>
        </w:rPr>
      </w:pPr>
      <w:r w:rsidRPr="005A4184">
        <w:rPr>
          <w:rFonts w:ascii="Segoe UI Emoji" w:eastAsia="Segoe UI Emoji" w:hAnsi="Segoe UI Emoji" w:cs="Segoe UI Emoji"/>
          <w:color w:val="002060"/>
          <w:rPrChange w:id="970" w:author="Nicolas MIRAULT" w:date="2021-08-29T20:06:00Z">
            <w:rPr>
              <w:rFonts w:ascii="Segoe UI Emoji" w:eastAsia="Segoe UI Emoji" w:hAnsi="Segoe UI Emoji" w:cs="Segoe UI Emoji"/>
              <w:color w:val="002060"/>
            </w:rPr>
          </w:rPrChange>
        </w:rPr>
        <w:t xml:space="preserve">Il serait intéressant que le logiciel distant puisse s’exécuter sur PC et sur tablette. Pour les essais d’intégration et le jour avant la compétition, la tablette est moins volumineuse à déplacer. </w:t>
      </w:r>
    </w:p>
    <w:p w14:paraId="28C3D6D4" w14:textId="77777777" w:rsidR="005A4184" w:rsidRDefault="005A4184" w:rsidP="00ED29AE">
      <w:pPr>
        <w:rPr>
          <w:ins w:id="971" w:author="Nicolas MIRAULT" w:date="2021-08-29T20:14:00Z"/>
          <w:rFonts w:ascii="Segoe UI Emoji" w:eastAsia="Segoe UI Emoji" w:hAnsi="Segoe UI Emoji" w:cs="Segoe UI Emoji"/>
          <w:color w:val="002060"/>
        </w:rPr>
      </w:pPr>
      <w:ins w:id="972" w:author="Nicolas MIRAULT" w:date="2021-08-29T20:13:00Z">
        <w:r>
          <w:rPr>
            <w:rFonts w:ascii="Segoe UI Emoji" w:eastAsia="Segoe UI Emoji" w:hAnsi="Segoe UI Emoji" w:cs="Segoe UI Emoji"/>
            <w:color w:val="002060"/>
          </w:rPr>
          <w:t>L’IHM pourrait être implémentée sur le distant (PC ou tablette), ou sur un serveur http sur u</w:t>
        </w:r>
      </w:ins>
      <w:ins w:id="973" w:author="Nicolas MIRAULT" w:date="2021-08-29T20:14:00Z">
        <w:r>
          <w:rPr>
            <w:rFonts w:ascii="Segoe UI Emoji" w:eastAsia="Segoe UI Emoji" w:hAnsi="Segoe UI Emoji" w:cs="Segoe UI Emoji"/>
            <w:color w:val="002060"/>
          </w:rPr>
          <w:t>ne Raspberry qui sert à la liaison radio.</w:t>
        </w:r>
      </w:ins>
    </w:p>
    <w:p w14:paraId="77FA124F" w14:textId="53060392" w:rsidR="008212E9" w:rsidRPr="005A4184" w:rsidRDefault="005A4184" w:rsidP="00ED29AE">
      <w:pPr>
        <w:rPr>
          <w:rFonts w:ascii="Segoe UI Emoji" w:eastAsia="Segoe UI Emoji" w:hAnsi="Segoe UI Emoji" w:cs="Segoe UI Emoji"/>
          <w:color w:val="002060"/>
          <w:rPrChange w:id="974" w:author="Nicolas MIRAULT" w:date="2021-08-29T20:06:00Z">
            <w:rPr>
              <w:rFonts w:ascii="Segoe UI Emoji" w:eastAsia="Segoe UI Emoji" w:hAnsi="Segoe UI Emoji" w:cs="Segoe UI Emoji"/>
              <w:color w:val="002060"/>
            </w:rPr>
          </w:rPrChange>
        </w:rPr>
      </w:pPr>
      <w:ins w:id="975" w:author="Nicolas MIRAULT" w:date="2021-08-29T20:13:00Z">
        <w:r>
          <w:rPr>
            <w:rFonts w:ascii="Segoe UI Emoji" w:eastAsia="Segoe UI Emoji" w:hAnsi="Segoe UI Emoji" w:cs="Segoe UI Emoji"/>
            <w:color w:val="002060"/>
          </w:rPr>
          <w:t xml:space="preserve"> </w:t>
        </w:r>
      </w:ins>
    </w:p>
    <w:p w14:paraId="56EFE805" w14:textId="44CEECC0" w:rsidR="00C8352A" w:rsidRPr="005A4184" w:rsidRDefault="00C8352A" w:rsidP="00ED29AE">
      <w:pPr>
        <w:rPr>
          <w:rFonts w:ascii="Segoe UI Emoji" w:eastAsia="Segoe UI Emoji" w:hAnsi="Segoe UI Emoji" w:cs="Segoe UI Emoji"/>
          <w:color w:val="002060"/>
          <w:rPrChange w:id="976" w:author="Nicolas MIRAULT" w:date="2021-08-29T20:06:00Z">
            <w:rPr>
              <w:rFonts w:ascii="Segoe UI Emoji" w:eastAsia="Segoe UI Emoji" w:hAnsi="Segoe UI Emoji" w:cs="Segoe UI Emoji"/>
              <w:color w:val="002060"/>
            </w:rPr>
          </w:rPrChange>
        </w:rPr>
      </w:pPr>
      <w:r w:rsidRPr="005A4184">
        <w:rPr>
          <w:rFonts w:ascii="Segoe UI Emoji" w:eastAsia="Segoe UI Emoji" w:hAnsi="Segoe UI Emoji" w:cs="Segoe UI Emoji"/>
          <w:color w:val="002060"/>
          <w:rPrChange w:id="977" w:author="Nicolas MIRAULT" w:date="2021-08-29T20:06:00Z">
            <w:rPr>
              <w:rFonts w:ascii="Segoe UI Emoji" w:eastAsia="Segoe UI Emoji" w:hAnsi="Segoe UI Emoji" w:cs="Segoe UI Emoji"/>
              <w:color w:val="002060"/>
            </w:rPr>
          </w:rPrChange>
        </w:rPr>
        <w:t xml:space="preserve">Voici quelques idées de ce que pourrait contenir le logiciel : </w:t>
      </w:r>
    </w:p>
    <w:p w14:paraId="2CAF3289" w14:textId="3FF6419A" w:rsidR="00C8352A" w:rsidRPr="005A4184" w:rsidRDefault="00C8352A" w:rsidP="00C8352A">
      <w:pPr>
        <w:pStyle w:val="Paragraphedeliste"/>
        <w:numPr>
          <w:ilvl w:val="0"/>
          <w:numId w:val="16"/>
        </w:numPr>
        <w:rPr>
          <w:rFonts w:ascii="Segoe UI Emoji" w:eastAsia="Segoe UI Emoji" w:hAnsi="Segoe UI Emoji" w:cs="Segoe UI Emoji"/>
          <w:color w:val="002060"/>
          <w:rPrChange w:id="978" w:author="Nicolas MIRAULT" w:date="2021-08-29T20:06:00Z">
            <w:rPr>
              <w:rFonts w:ascii="Segoe UI Emoji" w:eastAsia="Segoe UI Emoji" w:hAnsi="Segoe UI Emoji" w:cs="Segoe UI Emoji"/>
              <w:color w:val="002060"/>
            </w:rPr>
          </w:rPrChange>
        </w:rPr>
      </w:pPr>
      <w:r w:rsidRPr="005A4184">
        <w:rPr>
          <w:rFonts w:ascii="Segoe UI Emoji" w:eastAsia="Segoe UI Emoji" w:hAnsi="Segoe UI Emoji" w:cs="Segoe UI Emoji"/>
          <w:color w:val="002060"/>
          <w:rPrChange w:id="979" w:author="Nicolas MIRAULT" w:date="2021-08-29T20:06:00Z">
            <w:rPr>
              <w:rFonts w:ascii="Segoe UI Emoji" w:eastAsia="Segoe UI Emoji" w:hAnsi="Segoe UI Emoji" w:cs="Segoe UI Emoji"/>
              <w:color w:val="002060"/>
            </w:rPr>
          </w:rPrChange>
        </w:rPr>
        <w:t>1 fenêtre d’affichage et de mise à jour des paramètres de conf,</w:t>
      </w:r>
    </w:p>
    <w:p w14:paraId="653F8ADB" w14:textId="471F9C57" w:rsidR="00C8352A" w:rsidRPr="005A4184" w:rsidRDefault="00C8352A" w:rsidP="00C8352A">
      <w:pPr>
        <w:pStyle w:val="Paragraphedeliste"/>
        <w:numPr>
          <w:ilvl w:val="0"/>
          <w:numId w:val="16"/>
        </w:numPr>
        <w:rPr>
          <w:rFonts w:ascii="Segoe UI Emoji" w:eastAsia="Segoe UI Emoji" w:hAnsi="Segoe UI Emoji" w:cs="Segoe UI Emoji"/>
          <w:color w:val="002060"/>
          <w:rPrChange w:id="980" w:author="Nicolas MIRAULT" w:date="2021-08-29T20:06:00Z">
            <w:rPr>
              <w:rFonts w:ascii="Segoe UI Emoji" w:eastAsia="Segoe UI Emoji" w:hAnsi="Segoe UI Emoji" w:cs="Segoe UI Emoji"/>
              <w:color w:val="002060"/>
            </w:rPr>
          </w:rPrChange>
        </w:rPr>
      </w:pPr>
      <w:r w:rsidRPr="005A4184">
        <w:rPr>
          <w:rFonts w:ascii="Segoe UI Emoji" w:eastAsia="Segoe UI Emoji" w:hAnsi="Segoe UI Emoji" w:cs="Segoe UI Emoji"/>
          <w:color w:val="002060"/>
          <w:rPrChange w:id="981" w:author="Nicolas MIRAULT" w:date="2021-08-29T20:06:00Z">
            <w:rPr>
              <w:rFonts w:ascii="Segoe UI Emoji" w:eastAsia="Segoe UI Emoji" w:hAnsi="Segoe UI Emoji" w:cs="Segoe UI Emoji"/>
              <w:color w:val="002060"/>
            </w:rPr>
          </w:rPrChange>
        </w:rPr>
        <w:t>1 fenêtre de pilotage (Start, Stop, Auto, Manuel),</w:t>
      </w:r>
    </w:p>
    <w:p w14:paraId="6031E612" w14:textId="0ECBFE6D" w:rsidR="00C8352A" w:rsidRPr="005A4184" w:rsidRDefault="00C8352A" w:rsidP="00C8352A">
      <w:pPr>
        <w:pStyle w:val="Paragraphedeliste"/>
        <w:numPr>
          <w:ilvl w:val="0"/>
          <w:numId w:val="16"/>
        </w:numPr>
        <w:rPr>
          <w:rFonts w:ascii="Segoe UI Emoji" w:eastAsia="Segoe UI Emoji" w:hAnsi="Segoe UI Emoji" w:cs="Segoe UI Emoji"/>
          <w:color w:val="002060"/>
          <w:rPrChange w:id="982" w:author="Nicolas MIRAULT" w:date="2021-08-29T20:06:00Z">
            <w:rPr>
              <w:rFonts w:ascii="Segoe UI Emoji" w:eastAsia="Segoe UI Emoji" w:hAnsi="Segoe UI Emoji" w:cs="Segoe UI Emoji"/>
              <w:color w:val="002060"/>
            </w:rPr>
          </w:rPrChange>
        </w:rPr>
      </w:pPr>
      <w:r w:rsidRPr="005A4184">
        <w:rPr>
          <w:rFonts w:ascii="Segoe UI Emoji" w:eastAsia="Segoe UI Emoji" w:hAnsi="Segoe UI Emoji" w:cs="Segoe UI Emoji"/>
          <w:color w:val="002060"/>
          <w:rPrChange w:id="983" w:author="Nicolas MIRAULT" w:date="2021-08-29T20:06:00Z">
            <w:rPr>
              <w:rFonts w:ascii="Segoe UI Emoji" w:eastAsia="Segoe UI Emoji" w:hAnsi="Segoe UI Emoji" w:cs="Segoe UI Emoji"/>
              <w:color w:val="002060"/>
            </w:rPr>
          </w:rPrChange>
        </w:rPr>
        <w:t>1 fenêtre d’affichage des données brutes de télémétrie avec possibilité de stockage et chargement dans un fichier,</w:t>
      </w:r>
    </w:p>
    <w:p w14:paraId="42EC446F" w14:textId="75190104" w:rsidR="00C8352A" w:rsidRPr="005A4184" w:rsidRDefault="00C8352A" w:rsidP="00C8352A">
      <w:pPr>
        <w:pStyle w:val="Paragraphedeliste"/>
        <w:numPr>
          <w:ilvl w:val="0"/>
          <w:numId w:val="16"/>
        </w:numPr>
        <w:rPr>
          <w:rFonts w:ascii="Segoe UI Emoji" w:eastAsia="Segoe UI Emoji" w:hAnsi="Segoe UI Emoji" w:cs="Segoe UI Emoji"/>
          <w:color w:val="002060"/>
          <w:rPrChange w:id="984" w:author="Nicolas MIRAULT" w:date="2021-08-29T20:06:00Z">
            <w:rPr>
              <w:rFonts w:ascii="Segoe UI Emoji" w:eastAsia="Segoe UI Emoji" w:hAnsi="Segoe UI Emoji" w:cs="Segoe UI Emoji"/>
              <w:color w:val="002060"/>
            </w:rPr>
          </w:rPrChange>
        </w:rPr>
      </w:pPr>
      <w:r w:rsidRPr="005A4184">
        <w:rPr>
          <w:rFonts w:ascii="Segoe UI Emoji" w:eastAsia="Segoe UI Emoji" w:hAnsi="Segoe UI Emoji" w:cs="Segoe UI Emoji"/>
          <w:color w:val="002060"/>
          <w:rPrChange w:id="985" w:author="Nicolas MIRAULT" w:date="2021-08-29T20:06:00Z">
            <w:rPr>
              <w:rFonts w:ascii="Segoe UI Emoji" w:eastAsia="Segoe UI Emoji" w:hAnsi="Segoe UI Emoji" w:cs="Segoe UI Emoji"/>
              <w:color w:val="002060"/>
            </w:rPr>
          </w:rPrChange>
        </w:rPr>
        <w:t>1 fenêtre de courbes. L’utilisateur choisi dans une liste des champs de télémétrie, ce qu’il souhaite afficher,</w:t>
      </w:r>
    </w:p>
    <w:p w14:paraId="5B48F994" w14:textId="19708345" w:rsidR="00C8352A" w:rsidRPr="005A4184" w:rsidRDefault="00C8352A" w:rsidP="00C8352A">
      <w:pPr>
        <w:pStyle w:val="Paragraphedeliste"/>
        <w:numPr>
          <w:ilvl w:val="0"/>
          <w:numId w:val="16"/>
        </w:numPr>
        <w:rPr>
          <w:rFonts w:ascii="Segoe UI Emoji" w:eastAsia="Segoe UI Emoji" w:hAnsi="Segoe UI Emoji" w:cs="Segoe UI Emoji"/>
          <w:color w:val="002060"/>
          <w:rPrChange w:id="986" w:author="Nicolas MIRAULT" w:date="2021-08-29T20:06:00Z">
            <w:rPr>
              <w:rFonts w:ascii="Segoe UI Emoji" w:eastAsia="Segoe UI Emoji" w:hAnsi="Segoe UI Emoji" w:cs="Segoe UI Emoji"/>
              <w:color w:val="002060"/>
            </w:rPr>
          </w:rPrChange>
        </w:rPr>
      </w:pPr>
      <w:r w:rsidRPr="005A4184">
        <w:rPr>
          <w:rFonts w:ascii="Segoe UI Emoji" w:eastAsia="Segoe UI Emoji" w:hAnsi="Segoe UI Emoji" w:cs="Segoe UI Emoji"/>
          <w:color w:val="002060"/>
          <w:rPrChange w:id="987" w:author="Nicolas MIRAULT" w:date="2021-08-29T20:06:00Z">
            <w:rPr>
              <w:rFonts w:ascii="Segoe UI Emoji" w:eastAsia="Segoe UI Emoji" w:hAnsi="Segoe UI Emoji" w:cs="Segoe UI Emoji"/>
              <w:color w:val="002060"/>
            </w:rPr>
          </w:rPrChange>
        </w:rPr>
        <w:t>1 fenêtre pour le parcours :</w:t>
      </w:r>
    </w:p>
    <w:p w14:paraId="0C68B939" w14:textId="1BFC0AEB" w:rsidR="00C8352A" w:rsidRPr="005A4184" w:rsidRDefault="00C8352A" w:rsidP="00C8352A">
      <w:pPr>
        <w:pStyle w:val="Paragraphedeliste"/>
        <w:numPr>
          <w:ilvl w:val="1"/>
          <w:numId w:val="16"/>
        </w:numPr>
        <w:rPr>
          <w:rFonts w:ascii="Segoe UI Emoji" w:eastAsia="Segoe UI Emoji" w:hAnsi="Segoe UI Emoji" w:cs="Segoe UI Emoji"/>
          <w:color w:val="002060"/>
          <w:rPrChange w:id="988" w:author="Nicolas MIRAULT" w:date="2021-08-29T20:06:00Z">
            <w:rPr>
              <w:rFonts w:ascii="Segoe UI Emoji" w:eastAsia="Segoe UI Emoji" w:hAnsi="Segoe UI Emoji" w:cs="Segoe UI Emoji"/>
              <w:color w:val="002060"/>
            </w:rPr>
          </w:rPrChange>
        </w:rPr>
      </w:pPr>
      <w:r w:rsidRPr="005A4184">
        <w:rPr>
          <w:rFonts w:ascii="Segoe UI Emoji" w:eastAsia="Segoe UI Emoji" w:hAnsi="Segoe UI Emoji" w:cs="Segoe UI Emoji"/>
          <w:color w:val="002060"/>
          <w:rPrChange w:id="989" w:author="Nicolas MIRAULT" w:date="2021-08-29T20:06:00Z">
            <w:rPr>
              <w:rFonts w:ascii="Segoe UI Emoji" w:eastAsia="Segoe UI Emoji" w:hAnsi="Segoe UI Emoji" w:cs="Segoe UI Emoji"/>
              <w:color w:val="002060"/>
            </w:rPr>
          </w:rPrChange>
        </w:rPr>
        <w:t>Affichage sur la base de l’odométrie,</w:t>
      </w:r>
    </w:p>
    <w:p w14:paraId="2F3B8761" w14:textId="19845868" w:rsidR="00C8352A" w:rsidRDefault="00C8352A" w:rsidP="00C8352A">
      <w:pPr>
        <w:pStyle w:val="Paragraphedeliste"/>
        <w:numPr>
          <w:ilvl w:val="1"/>
          <w:numId w:val="16"/>
        </w:numPr>
        <w:rPr>
          <w:ins w:id="990" w:author="Nicolas MIRAULT" w:date="2021-08-29T20:14:00Z"/>
          <w:rFonts w:ascii="Segoe UI Emoji" w:eastAsia="Segoe UI Emoji" w:hAnsi="Segoe UI Emoji" w:cs="Segoe UI Emoji"/>
          <w:color w:val="002060"/>
        </w:rPr>
      </w:pPr>
      <w:r w:rsidRPr="005A4184">
        <w:rPr>
          <w:rFonts w:ascii="Segoe UI Emoji" w:eastAsia="Segoe UI Emoji" w:hAnsi="Segoe UI Emoji" w:cs="Segoe UI Emoji"/>
          <w:color w:val="002060"/>
          <w:rPrChange w:id="991" w:author="Nicolas MIRAULT" w:date="2021-08-29T20:06:00Z">
            <w:rPr>
              <w:rFonts w:ascii="Segoe UI Emoji" w:eastAsia="Segoe UI Emoji" w:hAnsi="Segoe UI Emoji" w:cs="Segoe UI Emoji"/>
              <w:color w:val="002060"/>
            </w:rPr>
          </w:rPrChange>
        </w:rPr>
        <w:t xml:space="preserve">Calcul d’une trajectoire optimale et chargement dans le robot. </w:t>
      </w:r>
    </w:p>
    <w:p w14:paraId="05405138" w14:textId="77777777" w:rsidR="003545BD" w:rsidRPr="003545BD" w:rsidRDefault="003545BD" w:rsidP="003545BD">
      <w:pPr>
        <w:rPr>
          <w:rFonts w:ascii="Segoe UI Emoji" w:eastAsia="Segoe UI Emoji" w:hAnsi="Segoe UI Emoji" w:cs="Segoe UI Emoji"/>
          <w:color w:val="002060"/>
          <w:rPrChange w:id="992" w:author="Nicolas MIRAULT" w:date="2021-08-29T20:14:00Z">
            <w:rPr>
              <w:rFonts w:ascii="Segoe UI Emoji" w:eastAsia="Segoe UI Emoji" w:hAnsi="Segoe UI Emoji" w:cs="Segoe UI Emoji"/>
              <w:color w:val="002060"/>
            </w:rPr>
          </w:rPrChange>
        </w:rPr>
        <w:pPrChange w:id="993" w:author="Nicolas MIRAULT" w:date="2021-08-29T20:14:00Z">
          <w:pPr>
            <w:pStyle w:val="Paragraphedeliste"/>
            <w:numPr>
              <w:ilvl w:val="1"/>
              <w:numId w:val="16"/>
            </w:numPr>
            <w:ind w:left="1440" w:hanging="360"/>
          </w:pPr>
        </w:pPrChange>
      </w:pPr>
    </w:p>
    <w:p w14:paraId="4FC4FA5B" w14:textId="398900C6" w:rsidR="00C8352A" w:rsidRPr="003545BD" w:rsidRDefault="003545BD" w:rsidP="003545BD">
      <w:pPr>
        <w:pStyle w:val="Titre4"/>
        <w:rPr>
          <w:ins w:id="994" w:author="Nicolas MIRAULT" w:date="2021-08-29T20:14:00Z"/>
          <w:rFonts w:eastAsia="Segoe UI Emoji"/>
          <w:lang w:val="fr-FR"/>
          <w:rPrChange w:id="995" w:author="Nicolas MIRAULT" w:date="2021-08-29T20:15:00Z">
            <w:rPr>
              <w:ins w:id="996" w:author="Nicolas MIRAULT" w:date="2021-08-29T20:14:00Z"/>
              <w:rFonts w:eastAsia="Segoe UI Emoji"/>
            </w:rPr>
          </w:rPrChange>
        </w:rPr>
      </w:pPr>
      <w:ins w:id="997" w:author="Nicolas MIRAULT" w:date="2021-08-29T20:14:00Z">
        <w:r w:rsidRPr="003545BD">
          <w:rPr>
            <w:rFonts w:eastAsia="Segoe UI Emoji"/>
            <w:lang w:val="fr-FR"/>
            <w:rPrChange w:id="998" w:author="Nicolas MIRAULT" w:date="2021-08-29T20:15:00Z">
              <w:rPr>
                <w:rFonts w:eastAsia="Segoe UI Emoji"/>
              </w:rPr>
            </w:rPrChange>
          </w:rPr>
          <w:t>IRS entre la STM32 et le logiciel de Télémétrie</w:t>
        </w:r>
      </w:ins>
    </w:p>
    <w:p w14:paraId="57EF7C67" w14:textId="77777777" w:rsidR="003545BD" w:rsidRPr="003545BD" w:rsidRDefault="003545BD" w:rsidP="003545BD">
      <w:pPr>
        <w:rPr>
          <w:lang w:val="en-GB" w:eastAsia="ja-JP"/>
          <w:rPrChange w:id="999" w:author="Nicolas MIRAULT" w:date="2021-08-29T20:14:00Z">
            <w:rPr>
              <w:rFonts w:ascii="Segoe UI Emoji" w:eastAsia="Segoe UI Emoji" w:hAnsi="Segoe UI Emoji" w:cs="Segoe UI Emoji"/>
              <w:color w:val="002060"/>
            </w:rPr>
          </w:rPrChange>
        </w:rPr>
        <w:pPrChange w:id="1000" w:author="Nicolas MIRAULT" w:date="2021-08-29T20:14:00Z">
          <w:pPr>
            <w:ind w:left="1080"/>
          </w:pPr>
        </w:pPrChange>
      </w:pPr>
    </w:p>
    <w:p w14:paraId="31D0893F" w14:textId="2B02FCD5" w:rsidR="008212E9" w:rsidRPr="005A4184" w:rsidRDefault="00A448D3" w:rsidP="00A448D3">
      <w:pPr>
        <w:pStyle w:val="Titre2"/>
        <w:rPr>
          <w:rFonts w:eastAsia="Segoe UI Emoji"/>
          <w:lang w:val="fr-FR"/>
          <w:rPrChange w:id="1001" w:author="Nicolas MIRAULT" w:date="2021-08-29T20:06:00Z">
            <w:rPr>
              <w:rFonts w:eastAsia="Segoe UI Emoji"/>
            </w:rPr>
          </w:rPrChange>
        </w:rPr>
      </w:pPr>
      <w:bookmarkStart w:id="1002" w:name="_Toc80024062"/>
      <w:r w:rsidRPr="005A4184">
        <w:rPr>
          <w:rFonts w:eastAsia="Segoe UI Emoji"/>
          <w:lang w:val="fr-FR"/>
          <w:rPrChange w:id="1003" w:author="Nicolas MIRAULT" w:date="2021-08-29T20:06:00Z">
            <w:rPr>
              <w:rFonts w:eastAsia="Segoe UI Emoji"/>
            </w:rPr>
          </w:rPrChange>
        </w:rPr>
        <w:t xml:space="preserve">Le </w:t>
      </w:r>
      <w:r w:rsidRPr="005A4184">
        <w:rPr>
          <w:rFonts w:eastAsia="Segoe UI Emoji"/>
          <w:lang w:val="fr-FR"/>
          <w:rPrChange w:id="1004" w:author="Nicolas MIRAULT" w:date="2021-08-29T20:06:00Z">
            <w:rPr>
              <w:rFonts w:eastAsia="Segoe UI Emoji"/>
              <w:lang w:val="fr-FR"/>
            </w:rPr>
          </w:rPrChange>
        </w:rPr>
        <w:t>calculateur</w:t>
      </w:r>
      <w:bookmarkEnd w:id="1002"/>
    </w:p>
    <w:p w14:paraId="57EF5321" w14:textId="68A834B6" w:rsidR="00A448D3" w:rsidRPr="005A4184" w:rsidRDefault="00A448D3" w:rsidP="00A448D3">
      <w:pPr>
        <w:rPr>
          <w:rFonts w:ascii="Segoe UI Emoji" w:eastAsia="Segoe UI Emoji" w:hAnsi="Segoe UI Emoji" w:cs="Segoe UI Emoji"/>
          <w:color w:val="002060"/>
          <w:rPrChange w:id="1005" w:author="Nicolas MIRAULT" w:date="2021-08-29T20:06:00Z">
            <w:rPr>
              <w:rFonts w:ascii="Segoe UI Emoji" w:eastAsia="Segoe UI Emoji" w:hAnsi="Segoe UI Emoji" w:cs="Segoe UI Emoji"/>
              <w:color w:val="002060"/>
            </w:rPr>
          </w:rPrChange>
        </w:rPr>
      </w:pPr>
    </w:p>
    <w:p w14:paraId="5BA72A08" w14:textId="77777777" w:rsidR="00A448D3" w:rsidRPr="005A4184" w:rsidRDefault="00A448D3" w:rsidP="00A448D3">
      <w:pPr>
        <w:rPr>
          <w:rFonts w:ascii="Segoe UI Emoji" w:eastAsia="Segoe UI Emoji" w:hAnsi="Segoe UI Emoji" w:cs="Segoe UI Emoji"/>
          <w:color w:val="002060"/>
          <w:rPrChange w:id="1006" w:author="Nicolas MIRAULT" w:date="2021-08-29T20:06:00Z">
            <w:rPr>
              <w:rFonts w:ascii="Segoe UI Emoji" w:eastAsia="Segoe UI Emoji" w:hAnsi="Segoe UI Emoji" w:cs="Segoe UI Emoji"/>
              <w:color w:val="002060"/>
            </w:rPr>
          </w:rPrChange>
        </w:rPr>
      </w:pPr>
      <w:r w:rsidRPr="005A4184">
        <w:rPr>
          <w:rFonts w:ascii="Segoe UI Emoji" w:eastAsia="Segoe UI Emoji" w:hAnsi="Segoe UI Emoji" w:cs="Segoe UI Emoji"/>
          <w:color w:val="002060"/>
          <w:rPrChange w:id="1007" w:author="Nicolas MIRAULT" w:date="2021-08-29T20:06:00Z">
            <w:rPr>
              <w:rFonts w:ascii="Segoe UI Emoji" w:eastAsia="Segoe UI Emoji" w:hAnsi="Segoe UI Emoji" w:cs="Segoe UI Emoji"/>
              <w:color w:val="002060"/>
            </w:rPr>
          </w:rPrChange>
        </w:rPr>
        <w:t>Le calculateur :</w:t>
      </w:r>
    </w:p>
    <w:p w14:paraId="17FB248E" w14:textId="594D3A27" w:rsidR="00A448D3" w:rsidRPr="005A4184" w:rsidRDefault="00A448D3" w:rsidP="00A448D3">
      <w:pPr>
        <w:pStyle w:val="Paragraphedeliste"/>
        <w:numPr>
          <w:ilvl w:val="0"/>
          <w:numId w:val="16"/>
        </w:numPr>
        <w:rPr>
          <w:rFonts w:ascii="Segoe UI Emoji" w:eastAsia="Segoe UI Emoji" w:hAnsi="Segoe UI Emoji" w:cs="Segoe UI Emoji"/>
          <w:color w:val="002060"/>
          <w:rPrChange w:id="1008" w:author="Nicolas MIRAULT" w:date="2021-08-29T20:06:00Z">
            <w:rPr>
              <w:rFonts w:ascii="Segoe UI Emoji" w:eastAsia="Segoe UI Emoji" w:hAnsi="Segoe UI Emoji" w:cs="Segoe UI Emoji"/>
              <w:color w:val="002060"/>
            </w:rPr>
          </w:rPrChange>
        </w:rPr>
      </w:pPr>
      <w:r w:rsidRPr="005A4184">
        <w:rPr>
          <w:rFonts w:ascii="Segoe UI Emoji" w:eastAsia="Segoe UI Emoji" w:hAnsi="Segoe UI Emoji" w:cs="Segoe UI Emoji"/>
          <w:color w:val="002060"/>
          <w:rPrChange w:id="1009" w:author="Nicolas MIRAULT" w:date="2021-08-29T20:06:00Z">
            <w:rPr>
              <w:rFonts w:ascii="Segoe UI Emoji" w:eastAsia="Segoe UI Emoji" w:hAnsi="Segoe UI Emoji" w:cs="Segoe UI Emoji"/>
              <w:color w:val="002060"/>
            </w:rPr>
          </w:rPrChange>
        </w:rPr>
        <w:t>Récupère les informations des capteurs (</w:t>
      </w:r>
      <w:proofErr w:type="spellStart"/>
      <w:r w:rsidRPr="005A4184">
        <w:rPr>
          <w:rFonts w:ascii="Segoe UI Emoji" w:eastAsia="Segoe UI Emoji" w:hAnsi="Segoe UI Emoji" w:cs="Segoe UI Emoji"/>
          <w:color w:val="002060"/>
          <w:rPrChange w:id="1010" w:author="Nicolas MIRAULT" w:date="2021-08-29T20:06:00Z">
            <w:rPr>
              <w:rFonts w:ascii="Segoe UI Emoji" w:eastAsia="Segoe UI Emoji" w:hAnsi="Segoe UI Emoji" w:cs="Segoe UI Emoji"/>
              <w:color w:val="002060"/>
            </w:rPr>
          </w:rPrChange>
        </w:rPr>
        <w:t>miniLidars</w:t>
      </w:r>
      <w:proofErr w:type="spellEnd"/>
      <w:r w:rsidRPr="005A4184">
        <w:rPr>
          <w:rFonts w:ascii="Segoe UI Emoji" w:eastAsia="Segoe UI Emoji" w:hAnsi="Segoe UI Emoji" w:cs="Segoe UI Emoji"/>
          <w:color w:val="002060"/>
          <w:rPrChange w:id="1011" w:author="Nicolas MIRAULT" w:date="2021-08-29T20:06:00Z">
            <w:rPr>
              <w:rFonts w:ascii="Segoe UI Emoji" w:eastAsia="Segoe UI Emoji" w:hAnsi="Segoe UI Emoji" w:cs="Segoe UI Emoji"/>
              <w:color w:val="002060"/>
            </w:rPr>
          </w:rPrChange>
        </w:rPr>
        <w:t>, capteur vitesse, capteur direction ou gyro, détecteur de ligne),</w:t>
      </w:r>
    </w:p>
    <w:p w14:paraId="02BCD8C4" w14:textId="43D376F7" w:rsidR="00A448D3" w:rsidRPr="005A4184" w:rsidRDefault="00A448D3" w:rsidP="00A448D3">
      <w:pPr>
        <w:pStyle w:val="Paragraphedeliste"/>
        <w:numPr>
          <w:ilvl w:val="0"/>
          <w:numId w:val="16"/>
        </w:numPr>
        <w:rPr>
          <w:rFonts w:ascii="Segoe UI Emoji" w:eastAsia="Segoe UI Emoji" w:hAnsi="Segoe UI Emoji" w:cs="Segoe UI Emoji"/>
          <w:color w:val="002060"/>
          <w:rPrChange w:id="1012" w:author="Nicolas MIRAULT" w:date="2021-08-29T20:06:00Z">
            <w:rPr>
              <w:rFonts w:ascii="Segoe UI Emoji" w:eastAsia="Segoe UI Emoji" w:hAnsi="Segoe UI Emoji" w:cs="Segoe UI Emoji"/>
              <w:color w:val="002060"/>
            </w:rPr>
          </w:rPrChange>
        </w:rPr>
      </w:pPr>
      <w:r w:rsidRPr="005A4184">
        <w:rPr>
          <w:rFonts w:ascii="Segoe UI Emoji" w:eastAsia="Segoe UI Emoji" w:hAnsi="Segoe UI Emoji" w:cs="Segoe UI Emoji"/>
          <w:color w:val="002060"/>
          <w:rPrChange w:id="1013" w:author="Nicolas MIRAULT" w:date="2021-08-29T20:06:00Z">
            <w:rPr>
              <w:rFonts w:ascii="Segoe UI Emoji" w:eastAsia="Segoe UI Emoji" w:hAnsi="Segoe UI Emoji" w:cs="Segoe UI Emoji"/>
              <w:color w:val="002060"/>
            </w:rPr>
          </w:rPrChange>
        </w:rPr>
        <w:t>Calcul les consignes de vitesse et direction,</w:t>
      </w:r>
    </w:p>
    <w:p w14:paraId="2287AA7D" w14:textId="79570E48" w:rsidR="00A448D3" w:rsidRPr="005A4184" w:rsidRDefault="00A448D3" w:rsidP="00A448D3">
      <w:pPr>
        <w:pStyle w:val="Paragraphedeliste"/>
        <w:numPr>
          <w:ilvl w:val="0"/>
          <w:numId w:val="16"/>
        </w:numPr>
        <w:rPr>
          <w:rFonts w:ascii="Segoe UI Emoji" w:eastAsia="Segoe UI Emoji" w:hAnsi="Segoe UI Emoji" w:cs="Segoe UI Emoji"/>
          <w:color w:val="002060"/>
          <w:rPrChange w:id="1014" w:author="Nicolas MIRAULT" w:date="2021-08-29T20:06:00Z">
            <w:rPr>
              <w:rFonts w:ascii="Segoe UI Emoji" w:eastAsia="Segoe UI Emoji" w:hAnsi="Segoe UI Emoji" w:cs="Segoe UI Emoji"/>
              <w:color w:val="002060"/>
            </w:rPr>
          </w:rPrChange>
        </w:rPr>
      </w:pPr>
      <w:r w:rsidRPr="005A4184">
        <w:rPr>
          <w:rFonts w:ascii="Segoe UI Emoji" w:eastAsia="Segoe UI Emoji" w:hAnsi="Segoe UI Emoji" w:cs="Segoe UI Emoji"/>
          <w:color w:val="002060"/>
          <w:rPrChange w:id="1015" w:author="Nicolas MIRAULT" w:date="2021-08-29T20:06:00Z">
            <w:rPr>
              <w:rFonts w:ascii="Segoe UI Emoji" w:eastAsia="Segoe UI Emoji" w:hAnsi="Segoe UI Emoji" w:cs="Segoe UI Emoji"/>
              <w:color w:val="002060"/>
            </w:rPr>
          </w:rPrChange>
        </w:rPr>
        <w:t>Applique les consignes sur les moteurs et servo moteurs,</w:t>
      </w:r>
    </w:p>
    <w:p w14:paraId="280FAB61" w14:textId="77777777" w:rsidR="00A448D3" w:rsidRPr="005A4184" w:rsidRDefault="00A448D3" w:rsidP="00A448D3">
      <w:pPr>
        <w:pStyle w:val="Paragraphedeliste"/>
        <w:numPr>
          <w:ilvl w:val="0"/>
          <w:numId w:val="16"/>
        </w:numPr>
        <w:rPr>
          <w:rFonts w:ascii="Segoe UI Emoji" w:eastAsia="Segoe UI Emoji" w:hAnsi="Segoe UI Emoji" w:cs="Segoe UI Emoji"/>
          <w:color w:val="002060"/>
          <w:rPrChange w:id="1016" w:author="Nicolas MIRAULT" w:date="2021-08-29T20:06:00Z">
            <w:rPr>
              <w:rFonts w:ascii="Segoe UI Emoji" w:eastAsia="Segoe UI Emoji" w:hAnsi="Segoe UI Emoji" w:cs="Segoe UI Emoji"/>
              <w:color w:val="002060"/>
            </w:rPr>
          </w:rPrChange>
        </w:rPr>
      </w:pPr>
      <w:r w:rsidRPr="005A4184">
        <w:rPr>
          <w:rFonts w:ascii="Segoe UI Emoji" w:eastAsia="Segoe UI Emoji" w:hAnsi="Segoe UI Emoji" w:cs="Segoe UI Emoji"/>
          <w:color w:val="002060"/>
          <w:rPrChange w:id="1017" w:author="Nicolas MIRAULT" w:date="2021-08-29T20:06:00Z">
            <w:rPr>
              <w:rFonts w:ascii="Segoe UI Emoji" w:eastAsia="Segoe UI Emoji" w:hAnsi="Segoe UI Emoji" w:cs="Segoe UI Emoji"/>
              <w:color w:val="002060"/>
            </w:rPr>
          </w:rPrChange>
        </w:rPr>
        <w:lastRenderedPageBreak/>
        <w:t>Dispose d’une IHM permettant de sélectionner les consignes de vitesses, départ, arrêt d’urgence (c’est dans le règlement, il faudra trouver qui court après le robot pour l’arrêter </w:t>
      </w:r>
      <w:r w:rsidRPr="005A4184">
        <w:rPr>
          <w:rFonts w:ascii="Segoe UI Emoji" w:eastAsia="Segoe UI Emoji" w:hAnsi="Segoe UI Emoji" w:cs="Segoe UI Emoji"/>
          <w:color w:val="002060"/>
          <w:rPrChange w:id="1018" w:author="Nicolas MIRAULT" w:date="2021-08-29T20:06:00Z">
            <w:rPr>
              <w:rFonts w:ascii="Segoe UI Emoji" w:eastAsia="Segoe UI Emoji" w:hAnsi="Segoe UI Emoji" w:cs="Segoe UI Emoji"/>
              <w:color w:val="002060"/>
            </w:rPr>
          </w:rPrChange>
        </w:rPr>
        <w:sym w:font="Wingdings" w:char="F04A"/>
      </w:r>
      <w:r w:rsidRPr="005A4184">
        <w:rPr>
          <w:rFonts w:ascii="Segoe UI Emoji" w:eastAsia="Segoe UI Emoji" w:hAnsi="Segoe UI Emoji" w:cs="Segoe UI Emoji"/>
          <w:color w:val="002060"/>
          <w:rPrChange w:id="1019" w:author="Nicolas MIRAULT" w:date="2021-08-29T20:06:00Z">
            <w:rPr>
              <w:rFonts w:ascii="Segoe UI Emoji" w:eastAsia="Segoe UI Emoji" w:hAnsi="Segoe UI Emoji" w:cs="Segoe UI Emoji"/>
              <w:color w:val="002060"/>
            </w:rPr>
          </w:rPrChange>
        </w:rPr>
        <w:t xml:space="preserve">). </w:t>
      </w:r>
    </w:p>
    <w:p w14:paraId="155E24AC" w14:textId="77777777" w:rsidR="00A448D3" w:rsidRPr="005A4184" w:rsidRDefault="00A448D3" w:rsidP="00A448D3">
      <w:pPr>
        <w:pStyle w:val="Paragraphedeliste"/>
        <w:numPr>
          <w:ilvl w:val="1"/>
          <w:numId w:val="16"/>
        </w:numPr>
        <w:rPr>
          <w:rFonts w:ascii="Segoe UI Emoji" w:eastAsia="Segoe UI Emoji" w:hAnsi="Segoe UI Emoji" w:cs="Segoe UI Emoji"/>
          <w:color w:val="002060"/>
          <w:rPrChange w:id="1020" w:author="Nicolas MIRAULT" w:date="2021-08-29T20:06:00Z">
            <w:rPr>
              <w:rFonts w:ascii="Segoe UI Emoji" w:eastAsia="Segoe UI Emoji" w:hAnsi="Segoe UI Emoji" w:cs="Segoe UI Emoji"/>
              <w:color w:val="002060"/>
            </w:rPr>
          </w:rPrChange>
        </w:rPr>
      </w:pPr>
      <w:r w:rsidRPr="005A4184">
        <w:rPr>
          <w:rFonts w:ascii="Segoe UI Emoji" w:eastAsia="Segoe UI Emoji" w:hAnsi="Segoe UI Emoji" w:cs="Segoe UI Emoji"/>
          <w:color w:val="002060"/>
          <w:rPrChange w:id="1021" w:author="Nicolas MIRAULT" w:date="2021-08-29T20:06:00Z">
            <w:rPr>
              <w:rFonts w:ascii="Segoe UI Emoji" w:eastAsia="Segoe UI Emoji" w:hAnsi="Segoe UI Emoji" w:cs="Segoe UI Emoji"/>
              <w:color w:val="002060"/>
            </w:rPr>
          </w:rPrChange>
        </w:rPr>
        <w:t>Boutons et voyants,</w:t>
      </w:r>
    </w:p>
    <w:p w14:paraId="28DE502A" w14:textId="5197F9B9" w:rsidR="00A448D3" w:rsidRPr="005A4184" w:rsidRDefault="00A448D3" w:rsidP="00A448D3">
      <w:pPr>
        <w:pStyle w:val="Paragraphedeliste"/>
        <w:numPr>
          <w:ilvl w:val="1"/>
          <w:numId w:val="16"/>
        </w:numPr>
        <w:rPr>
          <w:rFonts w:ascii="Segoe UI Emoji" w:eastAsia="Segoe UI Emoji" w:hAnsi="Segoe UI Emoji" w:cs="Segoe UI Emoji"/>
          <w:color w:val="002060"/>
          <w:rPrChange w:id="1022" w:author="Nicolas MIRAULT" w:date="2021-08-29T20:06:00Z">
            <w:rPr>
              <w:rFonts w:ascii="Segoe UI Emoji" w:eastAsia="Segoe UI Emoji" w:hAnsi="Segoe UI Emoji" w:cs="Segoe UI Emoji"/>
              <w:color w:val="002060"/>
            </w:rPr>
          </w:rPrChange>
        </w:rPr>
      </w:pPr>
      <w:r w:rsidRPr="005A4184">
        <w:rPr>
          <w:rFonts w:ascii="Segoe UI Emoji" w:eastAsia="Segoe UI Emoji" w:hAnsi="Segoe UI Emoji" w:cs="Segoe UI Emoji"/>
          <w:color w:val="002060"/>
          <w:rPrChange w:id="1023" w:author="Nicolas MIRAULT" w:date="2021-08-29T20:06:00Z">
            <w:rPr>
              <w:rFonts w:ascii="Segoe UI Emoji" w:eastAsia="Segoe UI Emoji" w:hAnsi="Segoe UI Emoji" w:cs="Segoe UI Emoji"/>
              <w:color w:val="002060"/>
            </w:rPr>
          </w:rPrChange>
        </w:rPr>
        <w:t xml:space="preserve">Ecran et joystick (type robot labyrinthe). </w:t>
      </w:r>
    </w:p>
    <w:p w14:paraId="7C24DBF0" w14:textId="77777777" w:rsidR="00A448D3" w:rsidRPr="005A4184" w:rsidRDefault="00A448D3" w:rsidP="00A448D3">
      <w:pPr>
        <w:rPr>
          <w:rFonts w:ascii="Segoe UI Emoji" w:eastAsia="Segoe UI Emoji" w:hAnsi="Segoe UI Emoji" w:cs="Segoe UI Emoji"/>
          <w:color w:val="002060"/>
          <w:rPrChange w:id="1024" w:author="Nicolas MIRAULT" w:date="2021-08-29T20:06:00Z">
            <w:rPr>
              <w:rFonts w:ascii="Segoe UI Emoji" w:eastAsia="Segoe UI Emoji" w:hAnsi="Segoe UI Emoji" w:cs="Segoe UI Emoji"/>
              <w:color w:val="002060"/>
            </w:rPr>
          </w:rPrChange>
        </w:rPr>
      </w:pPr>
    </w:p>
    <w:p w14:paraId="1DF16E5A" w14:textId="54489704" w:rsidR="006F5B90" w:rsidRPr="005A4184" w:rsidRDefault="006F5B90" w:rsidP="006F5B90">
      <w:pPr>
        <w:rPr>
          <w:rFonts w:ascii="Segoe UI Emoji" w:eastAsia="Segoe UI Emoji" w:hAnsi="Segoe UI Emoji" w:cs="Segoe UI Emoji"/>
          <w:color w:val="002060"/>
          <w:rPrChange w:id="1025" w:author="Nicolas MIRAULT" w:date="2021-08-29T20:06:00Z">
            <w:rPr>
              <w:rFonts w:ascii="Segoe UI Emoji" w:eastAsia="Segoe UI Emoji" w:hAnsi="Segoe UI Emoji" w:cs="Segoe UI Emoji"/>
              <w:color w:val="002060"/>
            </w:rPr>
          </w:rPrChange>
        </w:rPr>
      </w:pPr>
      <w:r w:rsidRPr="005A4184">
        <w:rPr>
          <w:rFonts w:ascii="Segoe UI Emoji" w:eastAsia="Segoe UI Emoji" w:hAnsi="Segoe UI Emoji" w:cs="Segoe UI Emoji"/>
          <w:color w:val="002060"/>
          <w:rPrChange w:id="1026" w:author="Nicolas MIRAULT" w:date="2021-08-29T20:06:00Z">
            <w:rPr>
              <w:rFonts w:ascii="Segoe UI Emoji" w:eastAsia="Segoe UI Emoji" w:hAnsi="Segoe UI Emoji" w:cs="Segoe UI Emoji"/>
              <w:color w:val="002060"/>
            </w:rPr>
          </w:rPrChange>
        </w:rPr>
        <w:t>Dans un premier temps, réutilisation de la carte existante de 2019</w:t>
      </w:r>
      <w:r w:rsidR="0051355A" w:rsidRPr="005A4184">
        <w:rPr>
          <w:rFonts w:ascii="Segoe UI Emoji" w:eastAsia="Segoe UI Emoji" w:hAnsi="Segoe UI Emoji" w:cs="Segoe UI Emoji"/>
          <w:color w:val="002060"/>
          <w:rPrChange w:id="1027" w:author="Nicolas MIRAULT" w:date="2021-08-29T20:06:00Z">
            <w:rPr>
              <w:rFonts w:ascii="Segoe UI Emoji" w:eastAsia="Segoe UI Emoji" w:hAnsi="Segoe UI Emoji" w:cs="Segoe UI Emoji"/>
              <w:color w:val="002060"/>
            </w:rPr>
          </w:rPrChange>
        </w:rPr>
        <w:t xml:space="preserve"> à base de STM32</w:t>
      </w:r>
      <w:r w:rsidRPr="005A4184">
        <w:rPr>
          <w:rFonts w:ascii="Segoe UI Emoji" w:eastAsia="Segoe UI Emoji" w:hAnsi="Segoe UI Emoji" w:cs="Segoe UI Emoji"/>
          <w:color w:val="002060"/>
          <w:rPrChange w:id="1028" w:author="Nicolas MIRAULT" w:date="2021-08-29T20:06:00Z">
            <w:rPr>
              <w:rFonts w:ascii="Segoe UI Emoji" w:eastAsia="Segoe UI Emoji" w:hAnsi="Segoe UI Emoji" w:cs="Segoe UI Emoji"/>
              <w:color w:val="002060"/>
            </w:rPr>
          </w:rPrChange>
        </w:rPr>
        <w:t xml:space="preserve">, puis design d’une nouvelle carte si besoin. </w:t>
      </w:r>
    </w:p>
    <w:p w14:paraId="522344F7" w14:textId="77777777" w:rsidR="006F5B90" w:rsidRPr="005A4184" w:rsidRDefault="006F5B90" w:rsidP="006F5B90">
      <w:pPr>
        <w:rPr>
          <w:rFonts w:ascii="Segoe UI Emoji" w:eastAsia="Segoe UI Emoji" w:hAnsi="Segoe UI Emoji" w:cs="Segoe UI Emoji"/>
          <w:color w:val="002060"/>
          <w:rPrChange w:id="1029" w:author="Nicolas MIRAULT" w:date="2021-08-29T20:06:00Z">
            <w:rPr>
              <w:rFonts w:ascii="Segoe UI Emoji" w:eastAsia="Segoe UI Emoji" w:hAnsi="Segoe UI Emoji" w:cs="Segoe UI Emoji"/>
              <w:color w:val="002060"/>
            </w:rPr>
          </w:rPrChange>
        </w:rPr>
      </w:pPr>
      <w:r w:rsidRPr="005A4184">
        <w:rPr>
          <w:rFonts w:ascii="Segoe UI Emoji" w:eastAsia="Segoe UI Emoji" w:hAnsi="Segoe UI Emoji" w:cs="Segoe UI Emoji"/>
          <w:color w:val="002060"/>
          <w:rPrChange w:id="1030" w:author="Nicolas MIRAULT" w:date="2021-08-29T20:06:00Z">
            <w:rPr>
              <w:rFonts w:ascii="Segoe UI Emoji" w:eastAsia="Segoe UI Emoji" w:hAnsi="Segoe UI Emoji" w:cs="Segoe UI Emoji"/>
              <w:color w:val="002060"/>
            </w:rPr>
          </w:rPrChange>
        </w:rPr>
        <w:t xml:space="preserve">Nous avons aussi la possibilité de partir d’une carte standard (Nucléo ou Raspberry) pour faire des essais. </w:t>
      </w:r>
    </w:p>
    <w:p w14:paraId="7515EE85" w14:textId="77777777" w:rsidR="006F5B90" w:rsidRPr="005A4184" w:rsidRDefault="006F5B90" w:rsidP="00A448D3">
      <w:pPr>
        <w:rPr>
          <w:rFonts w:ascii="Segoe UI Emoji" w:eastAsia="Segoe UI Emoji" w:hAnsi="Segoe UI Emoji" w:cs="Segoe UI Emoji"/>
          <w:color w:val="002060"/>
          <w:rPrChange w:id="1031" w:author="Nicolas MIRAULT" w:date="2021-08-29T20:06:00Z">
            <w:rPr>
              <w:rFonts w:ascii="Segoe UI Emoji" w:eastAsia="Segoe UI Emoji" w:hAnsi="Segoe UI Emoji" w:cs="Segoe UI Emoji"/>
              <w:color w:val="002060"/>
            </w:rPr>
          </w:rPrChange>
        </w:rPr>
      </w:pPr>
    </w:p>
    <w:p w14:paraId="7F60A669" w14:textId="6E7D5C16" w:rsidR="006F5B90" w:rsidRPr="005A4184" w:rsidRDefault="006F5B90" w:rsidP="006F5B90">
      <w:pPr>
        <w:rPr>
          <w:rFonts w:ascii="Segoe UI Emoji" w:eastAsia="Segoe UI Emoji" w:hAnsi="Segoe UI Emoji" w:cs="Segoe UI Emoji"/>
          <w:color w:val="002060"/>
          <w:rPrChange w:id="1032" w:author="Nicolas MIRAULT" w:date="2021-08-29T20:06:00Z">
            <w:rPr>
              <w:rFonts w:ascii="Segoe UI Emoji" w:eastAsia="Segoe UI Emoji" w:hAnsi="Segoe UI Emoji" w:cs="Segoe UI Emoji"/>
              <w:color w:val="002060"/>
            </w:rPr>
          </w:rPrChange>
        </w:rPr>
      </w:pPr>
      <w:r w:rsidRPr="005A4184">
        <w:rPr>
          <w:rFonts w:ascii="Segoe UI Emoji" w:eastAsia="Segoe UI Emoji" w:hAnsi="Segoe UI Emoji" w:cs="Segoe UI Emoji"/>
          <w:color w:val="002060"/>
          <w:rPrChange w:id="1033" w:author="Nicolas MIRAULT" w:date="2021-08-29T20:06:00Z">
            <w:rPr>
              <w:rFonts w:ascii="Segoe UI Emoji" w:eastAsia="Segoe UI Emoji" w:hAnsi="Segoe UI Emoji" w:cs="Segoe UI Emoji"/>
              <w:color w:val="002060"/>
            </w:rPr>
          </w:rPrChange>
        </w:rPr>
        <w:t xml:space="preserve">En cas de consignes reçues sur la voie Radio Télécommande, ces consignes sont prioritaires à celles calculées par l’algo (sécurité). </w:t>
      </w:r>
    </w:p>
    <w:p w14:paraId="4A0D06B5" w14:textId="5D147694" w:rsidR="00A448D3" w:rsidRPr="005A4184" w:rsidRDefault="00A448D3" w:rsidP="00A448D3">
      <w:pPr>
        <w:rPr>
          <w:rFonts w:ascii="Segoe UI Emoji" w:eastAsia="Segoe UI Emoji" w:hAnsi="Segoe UI Emoji" w:cs="Segoe UI Emoji"/>
          <w:color w:val="002060"/>
          <w:rPrChange w:id="1034" w:author="Nicolas MIRAULT" w:date="2021-08-29T20:06:00Z">
            <w:rPr>
              <w:rFonts w:ascii="Segoe UI Emoji" w:eastAsia="Segoe UI Emoji" w:hAnsi="Segoe UI Emoji" w:cs="Segoe UI Emoji"/>
              <w:color w:val="002060"/>
            </w:rPr>
          </w:rPrChange>
        </w:rPr>
      </w:pPr>
      <w:r w:rsidRPr="005A4184">
        <w:rPr>
          <w:rFonts w:ascii="Segoe UI Emoji" w:eastAsia="Segoe UI Emoji" w:hAnsi="Segoe UI Emoji" w:cs="Segoe UI Emoji"/>
          <w:color w:val="002060"/>
          <w:rPrChange w:id="1035" w:author="Nicolas MIRAULT" w:date="2021-08-29T20:06:00Z">
            <w:rPr>
              <w:rFonts w:ascii="Segoe UI Emoji" w:eastAsia="Segoe UI Emoji" w:hAnsi="Segoe UI Emoji" w:cs="Segoe UI Emoji"/>
              <w:color w:val="002060"/>
            </w:rPr>
          </w:rPrChange>
        </w:rPr>
        <w:t xml:space="preserve">Un PID bas niveau gère le suivi de la consigne de vitesse. Un autre gère le suivi de la consigne de direction. </w:t>
      </w:r>
    </w:p>
    <w:p w14:paraId="70BC733E" w14:textId="611A53A9" w:rsidR="006F5B90" w:rsidRPr="005A4184" w:rsidRDefault="006F5B90" w:rsidP="00A448D3">
      <w:pPr>
        <w:rPr>
          <w:rFonts w:ascii="Segoe UI Emoji" w:eastAsia="Segoe UI Emoji" w:hAnsi="Segoe UI Emoji" w:cs="Segoe UI Emoji"/>
          <w:color w:val="002060"/>
          <w:rPrChange w:id="1036" w:author="Nicolas MIRAULT" w:date="2021-08-29T20:06:00Z">
            <w:rPr>
              <w:rFonts w:ascii="Segoe UI Emoji" w:eastAsia="Segoe UI Emoji" w:hAnsi="Segoe UI Emoji" w:cs="Segoe UI Emoji"/>
              <w:color w:val="002060"/>
            </w:rPr>
          </w:rPrChange>
        </w:rPr>
      </w:pPr>
      <w:r w:rsidRPr="005A4184">
        <w:rPr>
          <w:rFonts w:ascii="Segoe UI Emoji" w:eastAsia="Segoe UI Emoji" w:hAnsi="Segoe UI Emoji" w:cs="Segoe UI Emoji"/>
          <w:color w:val="002060"/>
          <w:rPrChange w:id="1037" w:author="Nicolas MIRAULT" w:date="2021-08-29T20:06:00Z">
            <w:rPr>
              <w:rFonts w:ascii="Segoe UI Emoji" w:eastAsia="Segoe UI Emoji" w:hAnsi="Segoe UI Emoji" w:cs="Segoe UI Emoji"/>
              <w:color w:val="002060"/>
            </w:rPr>
          </w:rPrChange>
        </w:rPr>
        <w:t>Au-dessus, quelques modes de fonctionnement pour comparaison :</w:t>
      </w:r>
    </w:p>
    <w:p w14:paraId="30AF4389" w14:textId="53B9B42D" w:rsidR="006F5B90" w:rsidRPr="005A4184" w:rsidRDefault="006F5B90" w:rsidP="006F5B90">
      <w:pPr>
        <w:pStyle w:val="Paragraphedeliste"/>
        <w:numPr>
          <w:ilvl w:val="0"/>
          <w:numId w:val="16"/>
        </w:numPr>
        <w:rPr>
          <w:rFonts w:ascii="Segoe UI Emoji" w:eastAsia="Segoe UI Emoji" w:hAnsi="Segoe UI Emoji" w:cs="Segoe UI Emoji"/>
          <w:color w:val="002060"/>
          <w:u w:val="single"/>
          <w:rPrChange w:id="1038" w:author="Nicolas MIRAULT" w:date="2021-08-29T20:06:00Z">
            <w:rPr>
              <w:rFonts w:ascii="Segoe UI Emoji" w:eastAsia="Segoe UI Emoji" w:hAnsi="Segoe UI Emoji" w:cs="Segoe UI Emoji"/>
              <w:color w:val="002060"/>
              <w:u w:val="single"/>
            </w:rPr>
          </w:rPrChange>
        </w:rPr>
      </w:pPr>
      <w:r w:rsidRPr="005A4184">
        <w:rPr>
          <w:rFonts w:ascii="Segoe UI Emoji" w:eastAsia="Segoe UI Emoji" w:hAnsi="Segoe UI Emoji" w:cs="Segoe UI Emoji"/>
          <w:color w:val="002060"/>
          <w:u w:val="single"/>
          <w:rPrChange w:id="1039" w:author="Nicolas MIRAULT" w:date="2021-08-29T20:06:00Z">
            <w:rPr>
              <w:rFonts w:ascii="Segoe UI Emoji" w:eastAsia="Segoe UI Emoji" w:hAnsi="Segoe UI Emoji" w:cs="Segoe UI Emoji"/>
              <w:color w:val="002060"/>
              <w:u w:val="single"/>
            </w:rPr>
          </w:rPrChange>
        </w:rPr>
        <w:t>Mode 2019 :</w:t>
      </w:r>
    </w:p>
    <w:p w14:paraId="1641FB71" w14:textId="3BC3671F" w:rsidR="006F5B90" w:rsidRPr="005A4184" w:rsidRDefault="006F5B90" w:rsidP="006F5B90">
      <w:pPr>
        <w:ind w:left="360"/>
        <w:rPr>
          <w:rFonts w:ascii="Segoe UI Emoji" w:eastAsia="Segoe UI Emoji" w:hAnsi="Segoe UI Emoji" w:cs="Segoe UI Emoji"/>
          <w:color w:val="002060"/>
          <w:rPrChange w:id="1040" w:author="Nicolas MIRAULT" w:date="2021-08-29T20:06:00Z">
            <w:rPr>
              <w:rFonts w:ascii="Segoe UI Emoji" w:eastAsia="Segoe UI Emoji" w:hAnsi="Segoe UI Emoji" w:cs="Segoe UI Emoji"/>
              <w:color w:val="002060"/>
            </w:rPr>
          </w:rPrChange>
        </w:rPr>
      </w:pPr>
      <w:r w:rsidRPr="005A4184">
        <w:rPr>
          <w:rFonts w:ascii="Segoe UI Emoji" w:eastAsia="Segoe UI Emoji" w:hAnsi="Segoe UI Emoji" w:cs="Segoe UI Emoji"/>
          <w:color w:val="002060"/>
          <w:rPrChange w:id="1041" w:author="Nicolas MIRAULT" w:date="2021-08-29T20:06:00Z">
            <w:rPr>
              <w:rFonts w:ascii="Segoe UI Emoji" w:eastAsia="Segoe UI Emoji" w:hAnsi="Segoe UI Emoji" w:cs="Segoe UI Emoji"/>
              <w:color w:val="002060"/>
            </w:rPr>
          </w:rPrChange>
        </w:rPr>
        <w:t xml:space="preserve">Le robot calcul sa position vis-à-vis des murs fonction des lidars gauche et droite, et corrige sa direction. Vitesse constante. </w:t>
      </w:r>
    </w:p>
    <w:p w14:paraId="5257ED8C" w14:textId="3E9C3417" w:rsidR="006F5B90" w:rsidRPr="005A4184" w:rsidRDefault="006F5B90" w:rsidP="006F5B90">
      <w:pPr>
        <w:pStyle w:val="Paragraphedeliste"/>
        <w:numPr>
          <w:ilvl w:val="0"/>
          <w:numId w:val="16"/>
        </w:numPr>
        <w:rPr>
          <w:rFonts w:ascii="Segoe UI Emoji" w:eastAsia="Segoe UI Emoji" w:hAnsi="Segoe UI Emoji" w:cs="Segoe UI Emoji"/>
          <w:color w:val="002060"/>
          <w:u w:val="single"/>
          <w:rPrChange w:id="1042" w:author="Nicolas MIRAULT" w:date="2021-08-29T20:06:00Z">
            <w:rPr>
              <w:rFonts w:ascii="Segoe UI Emoji" w:eastAsia="Segoe UI Emoji" w:hAnsi="Segoe UI Emoji" w:cs="Segoe UI Emoji"/>
              <w:color w:val="002060"/>
              <w:u w:val="single"/>
            </w:rPr>
          </w:rPrChange>
        </w:rPr>
      </w:pPr>
      <w:r w:rsidRPr="005A4184">
        <w:rPr>
          <w:rFonts w:ascii="Segoe UI Emoji" w:eastAsia="Segoe UI Emoji" w:hAnsi="Segoe UI Emoji" w:cs="Segoe UI Emoji"/>
          <w:color w:val="002060"/>
          <w:u w:val="single"/>
          <w:rPrChange w:id="1043" w:author="Nicolas MIRAULT" w:date="2021-08-29T20:06:00Z">
            <w:rPr>
              <w:rFonts w:ascii="Segoe UI Emoji" w:eastAsia="Segoe UI Emoji" w:hAnsi="Segoe UI Emoji" w:cs="Segoe UI Emoji"/>
              <w:color w:val="002060"/>
              <w:u w:val="single"/>
            </w:rPr>
          </w:rPrChange>
        </w:rPr>
        <w:t>Mode suivi de ligne actuel :</w:t>
      </w:r>
    </w:p>
    <w:p w14:paraId="1EF5746B" w14:textId="77777777" w:rsidR="00943DF5" w:rsidRPr="005A4184" w:rsidRDefault="006F5B90" w:rsidP="006F5B90">
      <w:pPr>
        <w:ind w:left="360"/>
        <w:rPr>
          <w:rFonts w:ascii="Segoe UI Emoji" w:eastAsia="Segoe UI Emoji" w:hAnsi="Segoe UI Emoji" w:cs="Segoe UI Emoji"/>
          <w:color w:val="002060"/>
          <w:rPrChange w:id="1044" w:author="Nicolas MIRAULT" w:date="2021-08-29T20:06:00Z">
            <w:rPr>
              <w:rFonts w:ascii="Segoe UI Emoji" w:eastAsia="Segoe UI Emoji" w:hAnsi="Segoe UI Emoji" w:cs="Segoe UI Emoji"/>
              <w:color w:val="002060"/>
            </w:rPr>
          </w:rPrChange>
        </w:rPr>
      </w:pPr>
      <w:r w:rsidRPr="005A4184">
        <w:rPr>
          <w:rFonts w:ascii="Segoe UI Emoji" w:eastAsia="Segoe UI Emoji" w:hAnsi="Segoe UI Emoji" w:cs="Segoe UI Emoji"/>
          <w:color w:val="002060"/>
          <w:rPrChange w:id="1045" w:author="Nicolas MIRAULT" w:date="2021-08-29T20:06:00Z">
            <w:rPr>
              <w:rFonts w:ascii="Segoe UI Emoji" w:eastAsia="Segoe UI Emoji" w:hAnsi="Segoe UI Emoji" w:cs="Segoe UI Emoji"/>
              <w:color w:val="002060"/>
            </w:rPr>
          </w:rPrChange>
        </w:rPr>
        <w:t xml:space="preserve">Le robot suit la ligne en corrigeant la direction pour maintenir sa position sur la ligne. Les lidars gauche et droit servent à mettre des grands coups de volant pour se ramener au milieu quand on se rapproche trop près d’un mur. </w:t>
      </w:r>
    </w:p>
    <w:p w14:paraId="2A7DBFB0" w14:textId="26B24FE0" w:rsidR="00943DF5" w:rsidRPr="005A4184" w:rsidRDefault="00943DF5" w:rsidP="006F5B90">
      <w:pPr>
        <w:ind w:left="360"/>
        <w:rPr>
          <w:rFonts w:ascii="Segoe UI Emoji" w:eastAsia="Segoe UI Emoji" w:hAnsi="Segoe UI Emoji" w:cs="Segoe UI Emoji"/>
          <w:color w:val="002060"/>
          <w:rPrChange w:id="1046" w:author="Nicolas MIRAULT" w:date="2021-08-29T20:06:00Z">
            <w:rPr>
              <w:rFonts w:ascii="Segoe UI Emoji" w:eastAsia="Segoe UI Emoji" w:hAnsi="Segoe UI Emoji" w:cs="Segoe UI Emoji"/>
              <w:color w:val="002060"/>
            </w:rPr>
          </w:rPrChange>
        </w:rPr>
      </w:pPr>
      <w:r w:rsidRPr="005A4184">
        <w:rPr>
          <w:rFonts w:ascii="Segoe UI Emoji" w:eastAsia="Segoe UI Emoji" w:hAnsi="Segoe UI Emoji" w:cs="Segoe UI Emoji"/>
          <w:color w:val="002060"/>
          <w:rPrChange w:id="1047" w:author="Nicolas MIRAULT" w:date="2021-08-29T20:06:00Z">
            <w:rPr>
              <w:rFonts w:ascii="Segoe UI Emoji" w:eastAsia="Segoe UI Emoji" w:hAnsi="Segoe UI Emoji" w:cs="Segoe UI Emoji"/>
              <w:color w:val="002060"/>
            </w:rPr>
          </w:rPrChange>
        </w:rPr>
        <w:t>Au premier tour, il apprend le tracé. Aux tours suivants</w:t>
      </w:r>
      <w:r w:rsidR="00077ABB" w:rsidRPr="005A4184">
        <w:rPr>
          <w:rFonts w:ascii="Segoe UI Emoji" w:eastAsia="Segoe UI Emoji" w:hAnsi="Segoe UI Emoji" w:cs="Segoe UI Emoji"/>
          <w:color w:val="002060"/>
          <w:rPrChange w:id="1048" w:author="Nicolas MIRAULT" w:date="2021-08-29T20:06:00Z">
            <w:rPr>
              <w:rFonts w:ascii="Segoe UI Emoji" w:eastAsia="Segoe UI Emoji" w:hAnsi="Segoe UI Emoji" w:cs="Segoe UI Emoji"/>
              <w:color w:val="002060"/>
            </w:rPr>
          </w:rPrChange>
        </w:rPr>
        <w:t>,</w:t>
      </w:r>
      <w:r w:rsidRPr="005A4184">
        <w:rPr>
          <w:rFonts w:ascii="Segoe UI Emoji" w:eastAsia="Segoe UI Emoji" w:hAnsi="Segoe UI Emoji" w:cs="Segoe UI Emoji"/>
          <w:color w:val="002060"/>
          <w:rPrChange w:id="1049" w:author="Nicolas MIRAULT" w:date="2021-08-29T20:06:00Z">
            <w:rPr>
              <w:rFonts w:ascii="Segoe UI Emoji" w:eastAsia="Segoe UI Emoji" w:hAnsi="Segoe UI Emoji" w:cs="Segoe UI Emoji"/>
              <w:color w:val="002060"/>
            </w:rPr>
          </w:rPrChange>
        </w:rPr>
        <w:t xml:space="preserve"> </w:t>
      </w:r>
      <w:r w:rsidR="00077ABB" w:rsidRPr="005A4184">
        <w:rPr>
          <w:rFonts w:ascii="Segoe UI Emoji" w:eastAsia="Segoe UI Emoji" w:hAnsi="Segoe UI Emoji" w:cs="Segoe UI Emoji"/>
          <w:color w:val="002060"/>
          <w:rPrChange w:id="1050" w:author="Nicolas MIRAULT" w:date="2021-08-29T20:06:00Z">
            <w:rPr>
              <w:rFonts w:ascii="Segoe UI Emoji" w:eastAsia="Segoe UI Emoji" w:hAnsi="Segoe UI Emoji" w:cs="Segoe UI Emoji"/>
              <w:color w:val="002060"/>
            </w:rPr>
          </w:rPrChange>
        </w:rPr>
        <w:t>il</w:t>
      </w:r>
      <w:r w:rsidRPr="005A4184">
        <w:rPr>
          <w:rFonts w:ascii="Segoe UI Emoji" w:eastAsia="Segoe UI Emoji" w:hAnsi="Segoe UI Emoji" w:cs="Segoe UI Emoji"/>
          <w:color w:val="002060"/>
          <w:rPrChange w:id="1051" w:author="Nicolas MIRAULT" w:date="2021-08-29T20:06:00Z">
            <w:rPr>
              <w:rFonts w:ascii="Segoe UI Emoji" w:eastAsia="Segoe UI Emoji" w:hAnsi="Segoe UI Emoji" w:cs="Segoe UI Emoji"/>
              <w:color w:val="002060"/>
            </w:rPr>
          </w:rPrChange>
        </w:rPr>
        <w:t xml:space="preserve"> accélère dans les lignes droites et anticipe son arrivée sur un virage en freinant</w:t>
      </w:r>
      <w:r w:rsidR="00077ABB" w:rsidRPr="005A4184">
        <w:rPr>
          <w:rFonts w:ascii="Segoe UI Emoji" w:eastAsia="Segoe UI Emoji" w:hAnsi="Segoe UI Emoji" w:cs="Segoe UI Emoji"/>
          <w:color w:val="002060"/>
          <w:rPrChange w:id="1052" w:author="Nicolas MIRAULT" w:date="2021-08-29T20:06:00Z">
            <w:rPr>
              <w:rFonts w:ascii="Segoe UI Emoji" w:eastAsia="Segoe UI Emoji" w:hAnsi="Segoe UI Emoji" w:cs="Segoe UI Emoji"/>
              <w:color w:val="002060"/>
            </w:rPr>
          </w:rPrChange>
        </w:rPr>
        <w:t>, tout en maintenant sa position sur la ligne</w:t>
      </w:r>
      <w:r w:rsidRPr="005A4184">
        <w:rPr>
          <w:rFonts w:ascii="Segoe UI Emoji" w:eastAsia="Segoe UI Emoji" w:hAnsi="Segoe UI Emoji" w:cs="Segoe UI Emoji"/>
          <w:color w:val="002060"/>
          <w:rPrChange w:id="1053" w:author="Nicolas MIRAULT" w:date="2021-08-29T20:06:00Z">
            <w:rPr>
              <w:rFonts w:ascii="Segoe UI Emoji" w:eastAsia="Segoe UI Emoji" w:hAnsi="Segoe UI Emoji" w:cs="Segoe UI Emoji"/>
              <w:color w:val="002060"/>
            </w:rPr>
          </w:rPrChange>
        </w:rPr>
        <w:t>.</w:t>
      </w:r>
    </w:p>
    <w:p w14:paraId="09873691" w14:textId="771ACD6F" w:rsidR="006F5B90" w:rsidRPr="005A4184" w:rsidRDefault="00943DF5" w:rsidP="006F5B90">
      <w:pPr>
        <w:ind w:left="360"/>
        <w:rPr>
          <w:rFonts w:ascii="Segoe UI Emoji" w:eastAsia="Segoe UI Emoji" w:hAnsi="Segoe UI Emoji" w:cs="Segoe UI Emoji"/>
          <w:color w:val="002060"/>
          <w:rPrChange w:id="1054" w:author="Nicolas MIRAULT" w:date="2021-08-29T20:06:00Z">
            <w:rPr>
              <w:rFonts w:ascii="Segoe UI Emoji" w:eastAsia="Segoe UI Emoji" w:hAnsi="Segoe UI Emoji" w:cs="Segoe UI Emoji"/>
              <w:color w:val="002060"/>
            </w:rPr>
          </w:rPrChange>
        </w:rPr>
      </w:pPr>
      <w:r w:rsidRPr="005A4184">
        <w:rPr>
          <w:rFonts w:ascii="Segoe UI Emoji" w:eastAsia="Segoe UI Emoji" w:hAnsi="Segoe UI Emoji" w:cs="Segoe UI Emoji"/>
          <w:color w:val="002060"/>
          <w:rPrChange w:id="1055" w:author="Nicolas MIRAULT" w:date="2021-08-29T20:06:00Z">
            <w:rPr>
              <w:rFonts w:ascii="Segoe UI Emoji" w:eastAsia="Segoe UI Emoji" w:hAnsi="Segoe UI Emoji" w:cs="Segoe UI Emoji"/>
              <w:color w:val="002060"/>
            </w:rPr>
          </w:rPrChange>
        </w:rPr>
        <w:t>Les vitesses ligne et virage sont configurable par IHM/télémétrie.</w:t>
      </w:r>
      <w:r w:rsidR="006F5B90" w:rsidRPr="005A4184">
        <w:rPr>
          <w:rFonts w:ascii="Segoe UI Emoji" w:eastAsia="Segoe UI Emoji" w:hAnsi="Segoe UI Emoji" w:cs="Segoe UI Emoji"/>
          <w:color w:val="002060"/>
          <w:rPrChange w:id="1056" w:author="Nicolas MIRAULT" w:date="2021-08-29T20:06:00Z">
            <w:rPr>
              <w:rFonts w:ascii="Segoe UI Emoji" w:eastAsia="Segoe UI Emoji" w:hAnsi="Segoe UI Emoji" w:cs="Segoe UI Emoji"/>
              <w:color w:val="002060"/>
            </w:rPr>
          </w:rPrChange>
        </w:rPr>
        <w:t xml:space="preserve"> </w:t>
      </w:r>
    </w:p>
    <w:p w14:paraId="3C8BA006" w14:textId="60972079" w:rsidR="006F5B90" w:rsidRPr="005A4184" w:rsidRDefault="00077ABB" w:rsidP="006F5B90">
      <w:pPr>
        <w:pStyle w:val="Paragraphedeliste"/>
        <w:numPr>
          <w:ilvl w:val="0"/>
          <w:numId w:val="16"/>
        </w:numPr>
        <w:rPr>
          <w:rFonts w:ascii="Segoe UI Emoji" w:eastAsia="Segoe UI Emoji" w:hAnsi="Segoe UI Emoji" w:cs="Segoe UI Emoji"/>
          <w:color w:val="002060"/>
          <w:u w:val="single"/>
          <w:rPrChange w:id="1057" w:author="Nicolas MIRAULT" w:date="2021-08-29T20:06:00Z">
            <w:rPr>
              <w:rFonts w:ascii="Segoe UI Emoji" w:eastAsia="Segoe UI Emoji" w:hAnsi="Segoe UI Emoji" w:cs="Segoe UI Emoji"/>
              <w:color w:val="002060"/>
              <w:u w:val="single"/>
            </w:rPr>
          </w:rPrChange>
        </w:rPr>
      </w:pPr>
      <w:r w:rsidRPr="005A4184">
        <w:rPr>
          <w:rFonts w:ascii="Segoe UI Emoji" w:eastAsia="Segoe UI Emoji" w:hAnsi="Segoe UI Emoji" w:cs="Segoe UI Emoji"/>
          <w:color w:val="002060"/>
          <w:u w:val="single"/>
          <w:rPrChange w:id="1058" w:author="Nicolas MIRAULT" w:date="2021-08-29T20:06:00Z">
            <w:rPr>
              <w:rFonts w:ascii="Segoe UI Emoji" w:eastAsia="Segoe UI Emoji" w:hAnsi="Segoe UI Emoji" w:cs="Segoe UI Emoji"/>
              <w:color w:val="002060"/>
              <w:u w:val="single"/>
            </w:rPr>
          </w:rPrChange>
        </w:rPr>
        <w:t xml:space="preserve">Mode suivi de trajectoire avec apprentissage </w:t>
      </w:r>
      <w:r w:rsidR="006F5B90" w:rsidRPr="005A4184">
        <w:rPr>
          <w:rFonts w:ascii="Segoe UI Emoji" w:eastAsia="Segoe UI Emoji" w:hAnsi="Segoe UI Emoji" w:cs="Segoe UI Emoji"/>
          <w:color w:val="002060"/>
          <w:u w:val="single"/>
          <w:rPrChange w:id="1059" w:author="Nicolas MIRAULT" w:date="2021-08-29T20:06:00Z">
            <w:rPr>
              <w:rFonts w:ascii="Segoe UI Emoji" w:eastAsia="Segoe UI Emoji" w:hAnsi="Segoe UI Emoji" w:cs="Segoe UI Emoji"/>
              <w:color w:val="002060"/>
              <w:u w:val="single"/>
            </w:rPr>
          </w:rPrChange>
        </w:rPr>
        <w:t xml:space="preserve">: </w:t>
      </w:r>
    </w:p>
    <w:p w14:paraId="59C4FD85" w14:textId="2AD8905D" w:rsidR="00943DF5" w:rsidRPr="005A4184" w:rsidRDefault="00943DF5" w:rsidP="006F5B90">
      <w:pPr>
        <w:ind w:left="360"/>
        <w:rPr>
          <w:rFonts w:ascii="Segoe UI Emoji" w:eastAsia="Segoe UI Emoji" w:hAnsi="Segoe UI Emoji" w:cs="Segoe UI Emoji"/>
          <w:color w:val="002060"/>
          <w:rPrChange w:id="1060" w:author="Nicolas MIRAULT" w:date="2021-08-29T20:06:00Z">
            <w:rPr>
              <w:rFonts w:ascii="Segoe UI Emoji" w:eastAsia="Segoe UI Emoji" w:hAnsi="Segoe UI Emoji" w:cs="Segoe UI Emoji"/>
              <w:color w:val="002060"/>
            </w:rPr>
          </w:rPrChange>
        </w:rPr>
      </w:pPr>
      <w:r w:rsidRPr="005A4184">
        <w:rPr>
          <w:rFonts w:ascii="Segoe UI Emoji" w:eastAsia="Segoe UI Emoji" w:hAnsi="Segoe UI Emoji" w:cs="Segoe UI Emoji"/>
          <w:color w:val="002060"/>
          <w:rPrChange w:id="1061" w:author="Nicolas MIRAULT" w:date="2021-08-29T20:06:00Z">
            <w:rPr>
              <w:rFonts w:ascii="Segoe UI Emoji" w:eastAsia="Segoe UI Emoji" w:hAnsi="Segoe UI Emoji" w:cs="Segoe UI Emoji"/>
              <w:color w:val="002060"/>
            </w:rPr>
          </w:rPrChange>
        </w:rPr>
        <w:t xml:space="preserve">Au premier tour, le robot suit la ligne en corrigeant la direction pour maintenir sa position sur la ligne. Les lidars gauche et droit servent à mettre des grands coups de volant pour se ramener au milieu quand on se rapproche trop près d’un mur. </w:t>
      </w:r>
      <w:r w:rsidR="00077ABB" w:rsidRPr="005A4184">
        <w:rPr>
          <w:rFonts w:ascii="Segoe UI Emoji" w:eastAsia="Segoe UI Emoji" w:hAnsi="Segoe UI Emoji" w:cs="Segoe UI Emoji"/>
          <w:color w:val="002060"/>
          <w:rPrChange w:id="1062" w:author="Nicolas MIRAULT" w:date="2021-08-29T20:06:00Z">
            <w:rPr>
              <w:rFonts w:ascii="Segoe UI Emoji" w:eastAsia="Segoe UI Emoji" w:hAnsi="Segoe UI Emoji" w:cs="Segoe UI Emoji"/>
              <w:color w:val="002060"/>
            </w:rPr>
          </w:rPrChange>
        </w:rPr>
        <w:t xml:space="preserve">Il apprend le parcours. </w:t>
      </w:r>
    </w:p>
    <w:p w14:paraId="4E460AA4" w14:textId="65C0B1DE" w:rsidR="006F5B90" w:rsidRPr="005A4184" w:rsidRDefault="00077ABB" w:rsidP="006F5B90">
      <w:pPr>
        <w:ind w:left="360"/>
        <w:rPr>
          <w:rFonts w:ascii="Segoe UI Emoji" w:eastAsia="Segoe UI Emoji" w:hAnsi="Segoe UI Emoji" w:cs="Segoe UI Emoji"/>
          <w:color w:val="002060"/>
          <w:rPrChange w:id="1063" w:author="Nicolas MIRAULT" w:date="2021-08-29T20:06:00Z">
            <w:rPr>
              <w:rFonts w:ascii="Segoe UI Emoji" w:eastAsia="Segoe UI Emoji" w:hAnsi="Segoe UI Emoji" w:cs="Segoe UI Emoji"/>
              <w:color w:val="002060"/>
            </w:rPr>
          </w:rPrChange>
        </w:rPr>
      </w:pPr>
      <w:r w:rsidRPr="005A4184">
        <w:rPr>
          <w:rFonts w:ascii="Segoe UI Emoji" w:eastAsia="Segoe UI Emoji" w:hAnsi="Segoe UI Emoji" w:cs="Segoe UI Emoji"/>
          <w:color w:val="002060"/>
          <w:rPrChange w:id="1064" w:author="Nicolas MIRAULT" w:date="2021-08-29T20:06:00Z">
            <w:rPr>
              <w:rFonts w:ascii="Segoe UI Emoji" w:eastAsia="Segoe UI Emoji" w:hAnsi="Segoe UI Emoji" w:cs="Segoe UI Emoji"/>
              <w:color w:val="002060"/>
            </w:rPr>
          </w:rPrChange>
        </w:rPr>
        <w:t>Aux tours suivant</w:t>
      </w:r>
      <w:ins w:id="1065" w:author="Nicolas MIRAULT" w:date="2021-08-29T20:15:00Z">
        <w:r w:rsidR="003545BD">
          <w:rPr>
            <w:rFonts w:ascii="Segoe UI Emoji" w:eastAsia="Segoe UI Emoji" w:hAnsi="Segoe UI Emoji" w:cs="Segoe UI Emoji"/>
            <w:color w:val="002060"/>
          </w:rPr>
          <w:t>s</w:t>
        </w:r>
      </w:ins>
      <w:r w:rsidRPr="005A4184">
        <w:rPr>
          <w:rFonts w:ascii="Segoe UI Emoji" w:eastAsia="Segoe UI Emoji" w:hAnsi="Segoe UI Emoji" w:cs="Segoe UI Emoji"/>
          <w:color w:val="002060"/>
          <w:rPrChange w:id="1066" w:author="Nicolas MIRAULT" w:date="2021-08-29T20:06:00Z">
            <w:rPr>
              <w:rFonts w:ascii="Segoe UI Emoji" w:eastAsia="Segoe UI Emoji" w:hAnsi="Segoe UI Emoji" w:cs="Segoe UI Emoji"/>
              <w:color w:val="002060"/>
            </w:rPr>
          </w:rPrChange>
        </w:rPr>
        <w:t>, il</w:t>
      </w:r>
      <w:r w:rsidR="006F5B90" w:rsidRPr="005A4184">
        <w:rPr>
          <w:rFonts w:ascii="Segoe UI Emoji" w:eastAsia="Segoe UI Emoji" w:hAnsi="Segoe UI Emoji" w:cs="Segoe UI Emoji"/>
          <w:color w:val="002060"/>
          <w:rPrChange w:id="1067" w:author="Nicolas MIRAULT" w:date="2021-08-29T20:06:00Z">
            <w:rPr>
              <w:rFonts w:ascii="Segoe UI Emoji" w:eastAsia="Segoe UI Emoji" w:hAnsi="Segoe UI Emoji" w:cs="Segoe UI Emoji"/>
              <w:color w:val="002060"/>
            </w:rPr>
          </w:rPrChange>
        </w:rPr>
        <w:t xml:space="preserve"> optimise sa trajectoire et sa</w:t>
      </w:r>
      <w:r w:rsidRPr="005A4184">
        <w:rPr>
          <w:rFonts w:ascii="Segoe UI Emoji" w:eastAsia="Segoe UI Emoji" w:hAnsi="Segoe UI Emoji" w:cs="Segoe UI Emoji"/>
          <w:color w:val="002060"/>
          <w:rPrChange w:id="1068" w:author="Nicolas MIRAULT" w:date="2021-08-29T20:06:00Z">
            <w:rPr>
              <w:rFonts w:ascii="Segoe UI Emoji" w:eastAsia="Segoe UI Emoji" w:hAnsi="Segoe UI Emoji" w:cs="Segoe UI Emoji"/>
              <w:color w:val="002060"/>
            </w:rPr>
          </w:rPrChange>
        </w:rPr>
        <w:t xml:space="preserve"> consigne de vitesse</w:t>
      </w:r>
      <w:r w:rsidR="006F5B90" w:rsidRPr="005A4184">
        <w:rPr>
          <w:rFonts w:ascii="Segoe UI Emoji" w:eastAsia="Segoe UI Emoji" w:hAnsi="Segoe UI Emoji" w:cs="Segoe UI Emoji"/>
          <w:color w:val="002060"/>
          <w:rPrChange w:id="1069" w:author="Nicolas MIRAULT" w:date="2021-08-29T20:06:00Z">
            <w:rPr>
              <w:rFonts w:ascii="Segoe UI Emoji" w:eastAsia="Segoe UI Emoji" w:hAnsi="Segoe UI Emoji" w:cs="Segoe UI Emoji"/>
              <w:color w:val="002060"/>
            </w:rPr>
          </w:rPrChange>
        </w:rPr>
        <w:t>.</w:t>
      </w:r>
      <w:r w:rsidRPr="005A4184">
        <w:rPr>
          <w:rFonts w:ascii="Segoe UI Emoji" w:eastAsia="Segoe UI Emoji" w:hAnsi="Segoe UI Emoji" w:cs="Segoe UI Emoji"/>
          <w:color w:val="002060"/>
          <w:rPrChange w:id="1070" w:author="Nicolas MIRAULT" w:date="2021-08-29T20:06:00Z">
            <w:rPr>
              <w:rFonts w:ascii="Segoe UI Emoji" w:eastAsia="Segoe UI Emoji" w:hAnsi="Segoe UI Emoji" w:cs="Segoe UI Emoji"/>
              <w:color w:val="002060"/>
            </w:rPr>
          </w:rPrChange>
        </w:rPr>
        <w:t xml:space="preserve"> La trajectoire optimisée ne passe pas forcément par la ligne du milieu.</w:t>
      </w:r>
      <w:r w:rsidR="006F5B90" w:rsidRPr="005A4184">
        <w:rPr>
          <w:rFonts w:ascii="Segoe UI Emoji" w:eastAsia="Segoe UI Emoji" w:hAnsi="Segoe UI Emoji" w:cs="Segoe UI Emoji"/>
          <w:color w:val="002060"/>
          <w:rPrChange w:id="1071" w:author="Nicolas MIRAULT" w:date="2021-08-29T20:06:00Z">
            <w:rPr>
              <w:rFonts w:ascii="Segoe UI Emoji" w:eastAsia="Segoe UI Emoji" w:hAnsi="Segoe UI Emoji" w:cs="Segoe UI Emoji"/>
              <w:color w:val="002060"/>
            </w:rPr>
          </w:rPrChange>
        </w:rPr>
        <w:t xml:space="preserve">  </w:t>
      </w:r>
    </w:p>
    <w:p w14:paraId="272BB820" w14:textId="77777777" w:rsidR="00077ABB" w:rsidRPr="005A4184" w:rsidRDefault="00077ABB" w:rsidP="00077ABB">
      <w:pPr>
        <w:ind w:left="360"/>
        <w:rPr>
          <w:rFonts w:ascii="Segoe UI Emoji" w:eastAsia="Segoe UI Emoji" w:hAnsi="Segoe UI Emoji" w:cs="Segoe UI Emoji"/>
          <w:color w:val="002060"/>
          <w:rPrChange w:id="1072" w:author="Nicolas MIRAULT" w:date="2021-08-29T20:06:00Z">
            <w:rPr>
              <w:rFonts w:ascii="Segoe UI Emoji" w:eastAsia="Segoe UI Emoji" w:hAnsi="Segoe UI Emoji" w:cs="Segoe UI Emoji"/>
              <w:color w:val="002060"/>
            </w:rPr>
          </w:rPrChange>
        </w:rPr>
      </w:pPr>
      <w:r w:rsidRPr="005A4184">
        <w:rPr>
          <w:rFonts w:ascii="Segoe UI Emoji" w:eastAsia="Segoe UI Emoji" w:hAnsi="Segoe UI Emoji" w:cs="Segoe UI Emoji"/>
          <w:color w:val="002060"/>
          <w:rPrChange w:id="1073" w:author="Nicolas MIRAULT" w:date="2021-08-29T20:06:00Z">
            <w:rPr>
              <w:rFonts w:ascii="Segoe UI Emoji" w:eastAsia="Segoe UI Emoji" w:hAnsi="Segoe UI Emoji" w:cs="Segoe UI Emoji"/>
              <w:color w:val="002060"/>
            </w:rPr>
          </w:rPrChange>
        </w:rPr>
        <w:t xml:space="preserve">Les vitesses ligne et virage sont configurable par IHM/télémétrie. </w:t>
      </w:r>
    </w:p>
    <w:p w14:paraId="226481FE" w14:textId="77777777" w:rsidR="00077ABB" w:rsidRPr="005A4184" w:rsidRDefault="00077ABB" w:rsidP="00077ABB">
      <w:pPr>
        <w:pStyle w:val="Paragraphedeliste"/>
        <w:numPr>
          <w:ilvl w:val="0"/>
          <w:numId w:val="16"/>
        </w:numPr>
        <w:rPr>
          <w:rFonts w:ascii="Segoe UI Emoji" w:eastAsia="Segoe UI Emoji" w:hAnsi="Segoe UI Emoji" w:cs="Segoe UI Emoji"/>
          <w:color w:val="002060"/>
          <w:u w:val="single"/>
          <w:rPrChange w:id="1074" w:author="Nicolas MIRAULT" w:date="2021-08-29T20:06:00Z">
            <w:rPr>
              <w:rFonts w:ascii="Segoe UI Emoji" w:eastAsia="Segoe UI Emoji" w:hAnsi="Segoe UI Emoji" w:cs="Segoe UI Emoji"/>
              <w:color w:val="002060"/>
              <w:u w:val="single"/>
            </w:rPr>
          </w:rPrChange>
        </w:rPr>
      </w:pPr>
      <w:r w:rsidRPr="005A4184">
        <w:rPr>
          <w:rFonts w:ascii="Segoe UI Emoji" w:eastAsia="Segoe UI Emoji" w:hAnsi="Segoe UI Emoji" w:cs="Segoe UI Emoji"/>
          <w:color w:val="002060"/>
          <w:u w:val="single"/>
          <w:rPrChange w:id="1075" w:author="Nicolas MIRAULT" w:date="2021-08-29T20:06:00Z">
            <w:rPr>
              <w:rFonts w:ascii="Segoe UI Emoji" w:eastAsia="Segoe UI Emoji" w:hAnsi="Segoe UI Emoji" w:cs="Segoe UI Emoji"/>
              <w:color w:val="002060"/>
              <w:u w:val="single"/>
            </w:rPr>
          </w:rPrChange>
        </w:rPr>
        <w:t xml:space="preserve">Mode suivi de trajectoire : </w:t>
      </w:r>
    </w:p>
    <w:p w14:paraId="07328CC0" w14:textId="323A4A42" w:rsidR="00077ABB" w:rsidRPr="005A4184" w:rsidRDefault="00077ABB" w:rsidP="00077ABB">
      <w:pPr>
        <w:ind w:left="360"/>
        <w:rPr>
          <w:rFonts w:ascii="Segoe UI Emoji" w:eastAsia="Segoe UI Emoji" w:hAnsi="Segoe UI Emoji" w:cs="Segoe UI Emoji"/>
          <w:color w:val="002060"/>
          <w:rPrChange w:id="1076" w:author="Nicolas MIRAULT" w:date="2021-08-29T20:06:00Z">
            <w:rPr>
              <w:rFonts w:ascii="Segoe UI Emoji" w:eastAsia="Segoe UI Emoji" w:hAnsi="Segoe UI Emoji" w:cs="Segoe UI Emoji"/>
              <w:color w:val="002060"/>
            </w:rPr>
          </w:rPrChange>
        </w:rPr>
      </w:pPr>
      <w:r w:rsidRPr="005A4184">
        <w:rPr>
          <w:rFonts w:ascii="Segoe UI Emoji" w:eastAsia="Segoe UI Emoji" w:hAnsi="Segoe UI Emoji" w:cs="Segoe UI Emoji"/>
          <w:color w:val="002060"/>
          <w:rPrChange w:id="1077" w:author="Nicolas MIRAULT" w:date="2021-08-29T20:06:00Z">
            <w:rPr>
              <w:rFonts w:ascii="Segoe UI Emoji" w:eastAsia="Segoe UI Emoji" w:hAnsi="Segoe UI Emoji" w:cs="Segoe UI Emoji"/>
              <w:color w:val="002060"/>
            </w:rPr>
          </w:rPrChange>
        </w:rPr>
        <w:lastRenderedPageBreak/>
        <w:t xml:space="preserve">Le circuit est découvert lors des phases de mise au point, le jour précédent la compétition. La trajectoire optimisée et la vitesse (en tout point ou par tronçon) sont pré calculées et chargées dans le robot. </w:t>
      </w:r>
    </w:p>
    <w:p w14:paraId="651F2502" w14:textId="78B6A79B" w:rsidR="00077ABB" w:rsidRPr="005A4184" w:rsidRDefault="00077ABB" w:rsidP="00077ABB">
      <w:pPr>
        <w:ind w:left="360"/>
        <w:rPr>
          <w:rFonts w:ascii="Segoe UI Emoji" w:eastAsia="Segoe UI Emoji" w:hAnsi="Segoe UI Emoji" w:cs="Segoe UI Emoji"/>
          <w:color w:val="002060"/>
          <w:rPrChange w:id="1078" w:author="Nicolas MIRAULT" w:date="2021-08-29T20:06:00Z">
            <w:rPr>
              <w:rFonts w:ascii="Segoe UI Emoji" w:eastAsia="Segoe UI Emoji" w:hAnsi="Segoe UI Emoji" w:cs="Segoe UI Emoji"/>
              <w:color w:val="002060"/>
            </w:rPr>
          </w:rPrChange>
        </w:rPr>
      </w:pPr>
      <w:r w:rsidRPr="005A4184">
        <w:rPr>
          <w:rFonts w:ascii="Segoe UI Emoji" w:eastAsia="Segoe UI Emoji" w:hAnsi="Segoe UI Emoji" w:cs="Segoe UI Emoji"/>
          <w:color w:val="002060"/>
          <w:rPrChange w:id="1079" w:author="Nicolas MIRAULT" w:date="2021-08-29T20:06:00Z">
            <w:rPr>
              <w:rFonts w:ascii="Segoe UI Emoji" w:eastAsia="Segoe UI Emoji" w:hAnsi="Segoe UI Emoji" w:cs="Segoe UI Emoji"/>
              <w:color w:val="002060"/>
            </w:rPr>
          </w:rPrChange>
        </w:rPr>
        <w:t xml:space="preserve">Le robot suit la pré programmation en se recalant sur la base des informations des mini Lidars gauche et droit. </w:t>
      </w:r>
    </w:p>
    <w:p w14:paraId="0C134DFD" w14:textId="246F83C7" w:rsidR="00077ABB" w:rsidRPr="005A4184" w:rsidRDefault="00077ABB" w:rsidP="00077ABB">
      <w:pPr>
        <w:ind w:left="360"/>
        <w:rPr>
          <w:rFonts w:ascii="Segoe UI Emoji" w:eastAsia="Segoe UI Emoji" w:hAnsi="Segoe UI Emoji" w:cs="Segoe UI Emoji"/>
          <w:color w:val="002060"/>
          <w:rPrChange w:id="1080" w:author="Nicolas MIRAULT" w:date="2021-08-29T20:06:00Z">
            <w:rPr>
              <w:rFonts w:ascii="Segoe UI Emoji" w:eastAsia="Segoe UI Emoji" w:hAnsi="Segoe UI Emoji" w:cs="Segoe UI Emoji"/>
              <w:color w:val="002060"/>
            </w:rPr>
          </w:rPrChange>
        </w:rPr>
      </w:pPr>
      <w:r w:rsidRPr="005A4184">
        <w:rPr>
          <w:rFonts w:ascii="Segoe UI Emoji" w:eastAsia="Segoe UI Emoji" w:hAnsi="Segoe UI Emoji" w:cs="Segoe UI Emoji"/>
          <w:color w:val="002060"/>
          <w:rPrChange w:id="1081" w:author="Nicolas MIRAULT" w:date="2021-08-29T20:06:00Z">
            <w:rPr>
              <w:rFonts w:ascii="Segoe UI Emoji" w:eastAsia="Segoe UI Emoji" w:hAnsi="Segoe UI Emoji" w:cs="Segoe UI Emoji"/>
              <w:color w:val="002060"/>
            </w:rPr>
          </w:rPrChange>
        </w:rPr>
        <w:t xml:space="preserve"> </w:t>
      </w:r>
    </w:p>
    <w:p w14:paraId="64BD1E0B" w14:textId="3A6429FA" w:rsidR="006F5B90" w:rsidRPr="005A4184" w:rsidRDefault="0051355A" w:rsidP="00A448D3">
      <w:pPr>
        <w:rPr>
          <w:rFonts w:ascii="Segoe UI Emoji" w:eastAsia="Segoe UI Emoji" w:hAnsi="Segoe UI Emoji" w:cs="Segoe UI Emoji"/>
          <w:color w:val="002060"/>
          <w:rPrChange w:id="1082" w:author="Nicolas MIRAULT" w:date="2021-08-29T20:06:00Z">
            <w:rPr>
              <w:rFonts w:ascii="Segoe UI Emoji" w:eastAsia="Segoe UI Emoji" w:hAnsi="Segoe UI Emoji" w:cs="Segoe UI Emoji"/>
              <w:color w:val="002060"/>
            </w:rPr>
          </w:rPrChange>
        </w:rPr>
      </w:pPr>
      <w:r w:rsidRPr="005A4184">
        <w:rPr>
          <w:rFonts w:ascii="Segoe UI Emoji" w:eastAsia="Segoe UI Emoji" w:hAnsi="Segoe UI Emoji" w:cs="Segoe UI Emoji"/>
          <w:color w:val="002060"/>
          <w:rPrChange w:id="1083" w:author="Nicolas MIRAULT" w:date="2021-08-29T20:06:00Z">
            <w:rPr>
              <w:rFonts w:ascii="Segoe UI Emoji" w:eastAsia="Segoe UI Emoji" w:hAnsi="Segoe UI Emoji" w:cs="Segoe UI Emoji"/>
              <w:color w:val="002060"/>
            </w:rPr>
          </w:rPrChange>
        </w:rPr>
        <w:t xml:space="preserve">Si participation à la catégorie DLVV, il faudra prévoir une interface Ethernet </w:t>
      </w:r>
      <w:r w:rsidR="00034B1D" w:rsidRPr="005A4184">
        <w:rPr>
          <w:rFonts w:ascii="Segoe UI Emoji" w:eastAsia="Segoe UI Emoji" w:hAnsi="Segoe UI Emoji" w:cs="Segoe UI Emoji"/>
          <w:color w:val="002060"/>
          <w:rPrChange w:id="1084" w:author="Nicolas MIRAULT" w:date="2021-08-29T20:06:00Z">
            <w:rPr>
              <w:rFonts w:ascii="Segoe UI Emoji" w:eastAsia="Segoe UI Emoji" w:hAnsi="Segoe UI Emoji" w:cs="Segoe UI Emoji"/>
              <w:color w:val="002060"/>
            </w:rPr>
          </w:rPrChange>
        </w:rPr>
        <w:t xml:space="preserve">ou USB </w:t>
      </w:r>
      <w:r w:rsidRPr="005A4184">
        <w:rPr>
          <w:rFonts w:ascii="Segoe UI Emoji" w:eastAsia="Segoe UI Emoji" w:hAnsi="Segoe UI Emoji" w:cs="Segoe UI Emoji"/>
          <w:color w:val="002060"/>
          <w:rPrChange w:id="1085" w:author="Nicolas MIRAULT" w:date="2021-08-29T20:06:00Z">
            <w:rPr>
              <w:rFonts w:ascii="Segoe UI Emoji" w:eastAsia="Segoe UI Emoji" w:hAnsi="Segoe UI Emoji" w:cs="Segoe UI Emoji"/>
              <w:color w:val="002060"/>
            </w:rPr>
          </w:rPrChange>
        </w:rPr>
        <w:t xml:space="preserve">sur le calculateur. </w:t>
      </w:r>
    </w:p>
    <w:p w14:paraId="378BF069" w14:textId="77777777" w:rsidR="0051355A" w:rsidRPr="005A4184" w:rsidRDefault="0051355A" w:rsidP="00A448D3">
      <w:pPr>
        <w:rPr>
          <w:rFonts w:ascii="Segoe UI Emoji" w:eastAsia="Segoe UI Emoji" w:hAnsi="Segoe UI Emoji" w:cs="Segoe UI Emoji"/>
          <w:color w:val="002060"/>
          <w:rPrChange w:id="1086" w:author="Nicolas MIRAULT" w:date="2021-08-29T20:06:00Z">
            <w:rPr>
              <w:rFonts w:ascii="Segoe UI Emoji" w:eastAsia="Segoe UI Emoji" w:hAnsi="Segoe UI Emoji" w:cs="Segoe UI Emoji"/>
              <w:color w:val="002060"/>
            </w:rPr>
          </w:rPrChange>
        </w:rPr>
      </w:pPr>
    </w:p>
    <w:p w14:paraId="1BCBC889" w14:textId="68EF93FC" w:rsidR="00A448D3" w:rsidRPr="005A4184" w:rsidRDefault="00A448D3" w:rsidP="00A448D3">
      <w:pPr>
        <w:rPr>
          <w:rFonts w:ascii="Segoe UI Emoji" w:eastAsia="Segoe UI Emoji" w:hAnsi="Segoe UI Emoji" w:cs="Segoe UI Emoji"/>
          <w:color w:val="002060"/>
          <w:rPrChange w:id="1087" w:author="Nicolas MIRAULT" w:date="2021-08-29T20:06:00Z">
            <w:rPr>
              <w:rFonts w:ascii="Segoe UI Emoji" w:eastAsia="Segoe UI Emoji" w:hAnsi="Segoe UI Emoji" w:cs="Segoe UI Emoji"/>
              <w:color w:val="002060"/>
            </w:rPr>
          </w:rPrChange>
        </w:rPr>
      </w:pPr>
      <w:r w:rsidRPr="005A4184">
        <w:rPr>
          <w:rFonts w:ascii="Segoe UI Emoji" w:eastAsia="Segoe UI Emoji" w:hAnsi="Segoe UI Emoji" w:cs="Segoe UI Emoji"/>
          <w:color w:val="002060"/>
          <w:rPrChange w:id="1088" w:author="Nicolas MIRAULT" w:date="2021-08-29T20:06:00Z">
            <w:rPr>
              <w:rFonts w:ascii="Segoe UI Emoji" w:eastAsia="Segoe UI Emoji" w:hAnsi="Segoe UI Emoji" w:cs="Segoe UI Emoji"/>
              <w:color w:val="002060"/>
            </w:rPr>
          </w:rPrChange>
        </w:rPr>
        <w:t xml:space="preserve"> </w:t>
      </w:r>
    </w:p>
    <w:p w14:paraId="32C0A55B" w14:textId="77777777" w:rsidR="00A448D3" w:rsidRPr="005A4184" w:rsidRDefault="00A448D3" w:rsidP="00A448D3">
      <w:pPr>
        <w:rPr>
          <w:rFonts w:ascii="Segoe UI Emoji" w:eastAsia="Segoe UI Emoji" w:hAnsi="Segoe UI Emoji" w:cs="Segoe UI Emoji"/>
          <w:color w:val="002060"/>
          <w:rPrChange w:id="1089" w:author="Nicolas MIRAULT" w:date="2021-08-29T20:06:00Z">
            <w:rPr>
              <w:rFonts w:ascii="Segoe UI Emoji" w:eastAsia="Segoe UI Emoji" w:hAnsi="Segoe UI Emoji" w:cs="Segoe UI Emoji"/>
              <w:color w:val="002060"/>
            </w:rPr>
          </w:rPrChange>
        </w:rPr>
      </w:pPr>
    </w:p>
    <w:p w14:paraId="2A3CC18F" w14:textId="10B79600" w:rsidR="00A448D3" w:rsidRPr="005A4184" w:rsidRDefault="00A448D3" w:rsidP="00A448D3">
      <w:pPr>
        <w:rPr>
          <w:rFonts w:ascii="Segoe UI Emoji" w:eastAsia="Segoe UI Emoji" w:hAnsi="Segoe UI Emoji" w:cs="Segoe UI Emoji"/>
          <w:color w:val="002060"/>
          <w:rPrChange w:id="1090" w:author="Nicolas MIRAULT" w:date="2021-08-29T20:06:00Z">
            <w:rPr>
              <w:rFonts w:ascii="Segoe UI Emoji" w:eastAsia="Segoe UI Emoji" w:hAnsi="Segoe UI Emoji" w:cs="Segoe UI Emoji"/>
              <w:color w:val="002060"/>
            </w:rPr>
          </w:rPrChange>
        </w:rPr>
      </w:pPr>
    </w:p>
    <w:p w14:paraId="6E023EBC" w14:textId="70A406D7" w:rsidR="00A448D3" w:rsidRPr="005A4184" w:rsidRDefault="00A448D3" w:rsidP="00A448D3">
      <w:pPr>
        <w:rPr>
          <w:rFonts w:ascii="Segoe UI Emoji" w:eastAsia="Segoe UI Emoji" w:hAnsi="Segoe UI Emoji" w:cs="Segoe UI Emoji"/>
          <w:color w:val="002060"/>
          <w:rPrChange w:id="1091" w:author="Nicolas MIRAULT" w:date="2021-08-29T20:06:00Z">
            <w:rPr>
              <w:rFonts w:ascii="Segoe UI Emoji" w:eastAsia="Segoe UI Emoji" w:hAnsi="Segoe UI Emoji" w:cs="Segoe UI Emoji"/>
              <w:color w:val="002060"/>
            </w:rPr>
          </w:rPrChange>
        </w:rPr>
      </w:pPr>
    </w:p>
    <w:p w14:paraId="5FA74F01" w14:textId="7D7D8D4A" w:rsidR="00A448D3" w:rsidRPr="005A4184" w:rsidRDefault="00A448D3" w:rsidP="00A448D3">
      <w:pPr>
        <w:rPr>
          <w:rFonts w:ascii="Segoe UI Emoji" w:eastAsia="Segoe UI Emoji" w:hAnsi="Segoe UI Emoji" w:cs="Segoe UI Emoji"/>
          <w:color w:val="002060"/>
          <w:rPrChange w:id="1092" w:author="Nicolas MIRAULT" w:date="2021-08-29T20:06:00Z">
            <w:rPr>
              <w:rFonts w:ascii="Segoe UI Emoji" w:eastAsia="Segoe UI Emoji" w:hAnsi="Segoe UI Emoji" w:cs="Segoe UI Emoji"/>
              <w:color w:val="002060"/>
            </w:rPr>
          </w:rPrChange>
        </w:rPr>
      </w:pPr>
    </w:p>
    <w:p w14:paraId="54A24C0A" w14:textId="1230263D" w:rsidR="00A448D3" w:rsidRPr="005A4184" w:rsidRDefault="00F93679" w:rsidP="00F93679">
      <w:pPr>
        <w:pStyle w:val="Titre2"/>
        <w:rPr>
          <w:rFonts w:eastAsia="Segoe UI Emoji"/>
          <w:lang w:val="fr-FR"/>
          <w:rPrChange w:id="1093" w:author="Nicolas MIRAULT" w:date="2021-08-29T20:06:00Z">
            <w:rPr>
              <w:rFonts w:eastAsia="Segoe UI Emoji"/>
            </w:rPr>
          </w:rPrChange>
        </w:rPr>
      </w:pPr>
      <w:bookmarkStart w:id="1094" w:name="_Toc80024063"/>
      <w:r w:rsidRPr="005A4184">
        <w:rPr>
          <w:rFonts w:eastAsia="Segoe UI Emoji"/>
          <w:lang w:val="fr-FR"/>
          <w:rPrChange w:id="1095" w:author="Nicolas MIRAULT" w:date="2021-08-29T20:06:00Z">
            <w:rPr>
              <w:rFonts w:eastAsia="Segoe UI Emoji"/>
            </w:rPr>
          </w:rPrChange>
        </w:rPr>
        <w:t>IVQ</w:t>
      </w:r>
      <w:bookmarkEnd w:id="1094"/>
    </w:p>
    <w:p w14:paraId="5C37B5F8" w14:textId="752A956A" w:rsidR="00F93679" w:rsidRPr="005A4184" w:rsidRDefault="00F93679" w:rsidP="00F93679">
      <w:pPr>
        <w:rPr>
          <w:rFonts w:ascii="Segoe UI Emoji" w:eastAsia="Segoe UI Emoji" w:hAnsi="Segoe UI Emoji" w:cs="Segoe UI Emoji"/>
          <w:color w:val="002060"/>
          <w:rPrChange w:id="1096" w:author="Nicolas MIRAULT" w:date="2021-08-29T20:06:00Z">
            <w:rPr>
              <w:rFonts w:ascii="Segoe UI Emoji" w:eastAsia="Segoe UI Emoji" w:hAnsi="Segoe UI Emoji" w:cs="Segoe UI Emoji"/>
              <w:color w:val="002060"/>
            </w:rPr>
          </w:rPrChange>
        </w:rPr>
      </w:pPr>
    </w:p>
    <w:p w14:paraId="6DB0658C" w14:textId="703ABB50" w:rsidR="00F93679" w:rsidRPr="005A4184" w:rsidRDefault="00F93679" w:rsidP="00F93679">
      <w:pPr>
        <w:rPr>
          <w:rFonts w:ascii="Segoe UI Emoji" w:eastAsia="Segoe UI Emoji" w:hAnsi="Segoe UI Emoji" w:cs="Segoe UI Emoji"/>
          <w:color w:val="002060"/>
          <w:rPrChange w:id="1097" w:author="Nicolas MIRAULT" w:date="2021-08-29T20:06:00Z">
            <w:rPr>
              <w:rFonts w:ascii="Segoe UI Emoji" w:eastAsia="Segoe UI Emoji" w:hAnsi="Segoe UI Emoji" w:cs="Segoe UI Emoji"/>
              <w:color w:val="002060"/>
            </w:rPr>
          </w:rPrChange>
        </w:rPr>
      </w:pPr>
      <w:r w:rsidRPr="005A4184">
        <w:rPr>
          <w:rFonts w:ascii="Segoe UI Emoji" w:eastAsia="Segoe UI Emoji" w:hAnsi="Segoe UI Emoji" w:cs="Segoe UI Emoji"/>
          <w:color w:val="002060"/>
          <w:rPrChange w:id="1098" w:author="Nicolas MIRAULT" w:date="2021-08-29T20:06:00Z">
            <w:rPr>
              <w:rFonts w:ascii="Segoe UI Emoji" w:eastAsia="Segoe UI Emoji" w:hAnsi="Segoe UI Emoji" w:cs="Segoe UI Emoji"/>
              <w:color w:val="002060"/>
            </w:rPr>
          </w:rPrChange>
        </w:rPr>
        <w:t>Nous avons la possibilité de réutiliser le deuxième robot de 2019 dès le début du projet, pour mettre au point :</w:t>
      </w:r>
    </w:p>
    <w:p w14:paraId="1830EEF7" w14:textId="24E3E738" w:rsidR="00F93679" w:rsidRPr="005A4184" w:rsidRDefault="00F93679" w:rsidP="00F93679">
      <w:pPr>
        <w:pStyle w:val="Paragraphedeliste"/>
        <w:numPr>
          <w:ilvl w:val="0"/>
          <w:numId w:val="16"/>
        </w:numPr>
        <w:rPr>
          <w:rFonts w:ascii="Segoe UI Emoji" w:eastAsia="Segoe UI Emoji" w:hAnsi="Segoe UI Emoji" w:cs="Segoe UI Emoji"/>
          <w:color w:val="002060"/>
          <w:rPrChange w:id="1099" w:author="Nicolas MIRAULT" w:date="2021-08-29T20:06:00Z">
            <w:rPr>
              <w:rFonts w:ascii="Segoe UI Emoji" w:eastAsia="Segoe UI Emoji" w:hAnsi="Segoe UI Emoji" w:cs="Segoe UI Emoji"/>
              <w:color w:val="002060"/>
            </w:rPr>
          </w:rPrChange>
        </w:rPr>
      </w:pPr>
      <w:r w:rsidRPr="005A4184">
        <w:rPr>
          <w:rFonts w:ascii="Segoe UI Emoji" w:eastAsia="Segoe UI Emoji" w:hAnsi="Segoe UI Emoji" w:cs="Segoe UI Emoji"/>
          <w:color w:val="002060"/>
          <w:rPrChange w:id="1100" w:author="Nicolas MIRAULT" w:date="2021-08-29T20:06:00Z">
            <w:rPr>
              <w:rFonts w:ascii="Segoe UI Emoji" w:eastAsia="Segoe UI Emoji" w:hAnsi="Segoe UI Emoji" w:cs="Segoe UI Emoji"/>
              <w:color w:val="002060"/>
            </w:rPr>
          </w:rPrChange>
        </w:rPr>
        <w:t xml:space="preserve">L’environnement de développement SW, </w:t>
      </w:r>
    </w:p>
    <w:p w14:paraId="691EA154" w14:textId="2F9137D4" w:rsidR="00F93679" w:rsidRPr="005A4184" w:rsidRDefault="00F93679" w:rsidP="00F93679">
      <w:pPr>
        <w:pStyle w:val="Paragraphedeliste"/>
        <w:numPr>
          <w:ilvl w:val="0"/>
          <w:numId w:val="16"/>
        </w:numPr>
        <w:rPr>
          <w:rFonts w:ascii="Segoe UI Emoji" w:eastAsia="Segoe UI Emoji" w:hAnsi="Segoe UI Emoji" w:cs="Segoe UI Emoji"/>
          <w:color w:val="002060"/>
          <w:rPrChange w:id="1101" w:author="Nicolas MIRAULT" w:date="2021-08-29T20:06:00Z">
            <w:rPr>
              <w:rFonts w:ascii="Segoe UI Emoji" w:eastAsia="Segoe UI Emoji" w:hAnsi="Segoe UI Emoji" w:cs="Segoe UI Emoji"/>
              <w:color w:val="002060"/>
            </w:rPr>
          </w:rPrChange>
        </w:rPr>
      </w:pPr>
      <w:r w:rsidRPr="005A4184">
        <w:rPr>
          <w:rFonts w:ascii="Segoe UI Emoji" w:eastAsia="Segoe UI Emoji" w:hAnsi="Segoe UI Emoji" w:cs="Segoe UI Emoji"/>
          <w:color w:val="002060"/>
          <w:rPrChange w:id="1102" w:author="Nicolas MIRAULT" w:date="2021-08-29T20:06:00Z">
            <w:rPr>
              <w:rFonts w:ascii="Segoe UI Emoji" w:eastAsia="Segoe UI Emoji" w:hAnsi="Segoe UI Emoji" w:cs="Segoe UI Emoji"/>
              <w:color w:val="002060"/>
            </w:rPr>
          </w:rPrChange>
        </w:rPr>
        <w:t>La liaison de télémétrie,</w:t>
      </w:r>
    </w:p>
    <w:p w14:paraId="6371DA0F" w14:textId="77777777" w:rsidR="00F93679" w:rsidRPr="005A4184" w:rsidRDefault="00F93679" w:rsidP="00F93679">
      <w:pPr>
        <w:pStyle w:val="Paragraphedeliste"/>
        <w:numPr>
          <w:ilvl w:val="0"/>
          <w:numId w:val="16"/>
        </w:numPr>
        <w:rPr>
          <w:rFonts w:ascii="Segoe UI Emoji" w:eastAsia="Segoe UI Emoji" w:hAnsi="Segoe UI Emoji" w:cs="Segoe UI Emoji"/>
          <w:color w:val="002060"/>
          <w:rPrChange w:id="1103" w:author="Nicolas MIRAULT" w:date="2021-08-29T20:06:00Z">
            <w:rPr>
              <w:rFonts w:ascii="Segoe UI Emoji" w:eastAsia="Segoe UI Emoji" w:hAnsi="Segoe UI Emoji" w:cs="Segoe UI Emoji"/>
              <w:color w:val="002060"/>
            </w:rPr>
          </w:rPrChange>
        </w:rPr>
      </w:pPr>
      <w:r w:rsidRPr="005A4184">
        <w:rPr>
          <w:rFonts w:ascii="Segoe UI Emoji" w:eastAsia="Segoe UI Emoji" w:hAnsi="Segoe UI Emoji" w:cs="Segoe UI Emoji"/>
          <w:color w:val="002060"/>
          <w:rPrChange w:id="1104" w:author="Nicolas MIRAULT" w:date="2021-08-29T20:06:00Z">
            <w:rPr>
              <w:rFonts w:ascii="Segoe UI Emoji" w:eastAsia="Segoe UI Emoji" w:hAnsi="Segoe UI Emoji" w:cs="Segoe UI Emoji"/>
              <w:color w:val="002060"/>
            </w:rPr>
          </w:rPrChange>
        </w:rPr>
        <w:t>Développement de certaines briques logicielles,</w:t>
      </w:r>
    </w:p>
    <w:p w14:paraId="73064F30" w14:textId="23295ED3" w:rsidR="00F93679" w:rsidRPr="005A4184" w:rsidRDefault="00F93679" w:rsidP="00F93679">
      <w:pPr>
        <w:pStyle w:val="Paragraphedeliste"/>
        <w:numPr>
          <w:ilvl w:val="0"/>
          <w:numId w:val="16"/>
        </w:numPr>
        <w:rPr>
          <w:rFonts w:ascii="Segoe UI Emoji" w:eastAsia="Segoe UI Emoji" w:hAnsi="Segoe UI Emoji" w:cs="Segoe UI Emoji"/>
          <w:color w:val="002060"/>
          <w:rPrChange w:id="1105" w:author="Nicolas MIRAULT" w:date="2021-08-29T20:06:00Z">
            <w:rPr>
              <w:rFonts w:ascii="Segoe UI Emoji" w:eastAsia="Segoe UI Emoji" w:hAnsi="Segoe UI Emoji" w:cs="Segoe UI Emoji"/>
              <w:color w:val="002060"/>
            </w:rPr>
          </w:rPrChange>
        </w:rPr>
      </w:pPr>
      <w:r w:rsidRPr="005A4184">
        <w:rPr>
          <w:rFonts w:ascii="Segoe UI Emoji" w:eastAsia="Segoe UI Emoji" w:hAnsi="Segoe UI Emoji" w:cs="Segoe UI Emoji"/>
          <w:color w:val="002060"/>
          <w:rPrChange w:id="1106" w:author="Nicolas MIRAULT" w:date="2021-08-29T20:06:00Z">
            <w:rPr>
              <w:rFonts w:ascii="Segoe UI Emoji" w:eastAsia="Segoe UI Emoji" w:hAnsi="Segoe UI Emoji" w:cs="Segoe UI Emoji"/>
              <w:color w:val="002060"/>
            </w:rPr>
          </w:rPrChange>
        </w:rPr>
        <w:t>…</w:t>
      </w:r>
    </w:p>
    <w:p w14:paraId="30E8DCEF" w14:textId="1110BCEF" w:rsidR="00F93679" w:rsidRPr="005A4184" w:rsidRDefault="00F93679" w:rsidP="00F93679">
      <w:pPr>
        <w:rPr>
          <w:rFonts w:ascii="Segoe UI Emoji" w:eastAsia="Segoe UI Emoji" w:hAnsi="Segoe UI Emoji" w:cs="Segoe UI Emoji"/>
          <w:color w:val="002060"/>
          <w:rPrChange w:id="1107" w:author="Nicolas MIRAULT" w:date="2021-08-29T20:06:00Z">
            <w:rPr>
              <w:rFonts w:ascii="Segoe UI Emoji" w:eastAsia="Segoe UI Emoji" w:hAnsi="Segoe UI Emoji" w:cs="Segoe UI Emoji"/>
              <w:color w:val="002060"/>
            </w:rPr>
          </w:rPrChange>
        </w:rPr>
      </w:pPr>
      <w:r w:rsidRPr="005A4184">
        <w:rPr>
          <w:rFonts w:ascii="Segoe UI Emoji" w:eastAsia="Segoe UI Emoji" w:hAnsi="Segoe UI Emoji" w:cs="Segoe UI Emoji"/>
          <w:color w:val="002060"/>
          <w:rPrChange w:id="1108" w:author="Nicolas MIRAULT" w:date="2021-08-29T20:06:00Z">
            <w:rPr>
              <w:rFonts w:ascii="Segoe UI Emoji" w:eastAsia="Segoe UI Emoji" w:hAnsi="Segoe UI Emoji" w:cs="Segoe UI Emoji"/>
              <w:color w:val="002060"/>
            </w:rPr>
          </w:rPrChange>
        </w:rPr>
        <w:t>Les performances de vitesse et stabilité de ce proto seront limitées, mais ce n’est pas l’objectif au début.</w:t>
      </w:r>
    </w:p>
    <w:p w14:paraId="052780E6" w14:textId="7829D2B2" w:rsidR="00F93679" w:rsidRPr="005A4184" w:rsidRDefault="00F93679" w:rsidP="00F93679">
      <w:pPr>
        <w:rPr>
          <w:rFonts w:ascii="Segoe UI Emoji" w:eastAsia="Segoe UI Emoji" w:hAnsi="Segoe UI Emoji" w:cs="Segoe UI Emoji"/>
          <w:color w:val="002060"/>
          <w:rPrChange w:id="1109" w:author="Nicolas MIRAULT" w:date="2021-08-29T20:06:00Z">
            <w:rPr>
              <w:rFonts w:ascii="Segoe UI Emoji" w:eastAsia="Segoe UI Emoji" w:hAnsi="Segoe UI Emoji" w:cs="Segoe UI Emoji"/>
              <w:color w:val="002060"/>
            </w:rPr>
          </w:rPrChange>
        </w:rPr>
      </w:pPr>
      <w:r w:rsidRPr="005A4184">
        <w:rPr>
          <w:rFonts w:ascii="Segoe UI Emoji" w:eastAsia="Segoe UI Emoji" w:hAnsi="Segoe UI Emoji" w:cs="Segoe UI Emoji"/>
          <w:color w:val="002060"/>
          <w:rPrChange w:id="1110" w:author="Nicolas MIRAULT" w:date="2021-08-29T20:06:00Z">
            <w:rPr>
              <w:rFonts w:ascii="Segoe UI Emoji" w:eastAsia="Segoe UI Emoji" w:hAnsi="Segoe UI Emoji" w:cs="Segoe UI Emoji"/>
              <w:color w:val="002060"/>
            </w:rPr>
          </w:rPrChange>
        </w:rPr>
        <w:t xml:space="preserve">Cela laisse le temps de développer le châssis final sans que le reste du développement soit bloqué. </w:t>
      </w:r>
    </w:p>
    <w:p w14:paraId="7784EEEC" w14:textId="25537C22" w:rsidR="00F93679" w:rsidRPr="005A4184" w:rsidRDefault="00F93679" w:rsidP="00F93679">
      <w:pPr>
        <w:rPr>
          <w:rFonts w:ascii="Segoe UI Emoji" w:eastAsia="Segoe UI Emoji" w:hAnsi="Segoe UI Emoji" w:cs="Segoe UI Emoji"/>
          <w:color w:val="002060"/>
          <w:rPrChange w:id="1111" w:author="Nicolas MIRAULT" w:date="2021-08-29T20:06:00Z">
            <w:rPr>
              <w:rFonts w:ascii="Segoe UI Emoji" w:eastAsia="Segoe UI Emoji" w:hAnsi="Segoe UI Emoji" w:cs="Segoe UI Emoji"/>
              <w:color w:val="002060"/>
            </w:rPr>
          </w:rPrChange>
        </w:rPr>
      </w:pPr>
    </w:p>
    <w:p w14:paraId="0ECDF6C7" w14:textId="13ACBC11" w:rsidR="00F93679" w:rsidRPr="005A4184" w:rsidRDefault="00F93679" w:rsidP="00F93679">
      <w:pPr>
        <w:rPr>
          <w:rFonts w:ascii="Segoe UI Emoji" w:eastAsia="Segoe UI Emoji" w:hAnsi="Segoe UI Emoji" w:cs="Segoe UI Emoji"/>
          <w:color w:val="002060"/>
          <w:rPrChange w:id="1112" w:author="Nicolas MIRAULT" w:date="2021-08-29T20:06:00Z">
            <w:rPr>
              <w:rFonts w:ascii="Segoe UI Emoji" w:eastAsia="Segoe UI Emoji" w:hAnsi="Segoe UI Emoji" w:cs="Segoe UI Emoji"/>
              <w:color w:val="002060"/>
            </w:rPr>
          </w:rPrChange>
        </w:rPr>
      </w:pPr>
      <w:r w:rsidRPr="005A4184">
        <w:rPr>
          <w:rFonts w:ascii="Segoe UI Emoji" w:eastAsia="Segoe UI Emoji" w:hAnsi="Segoe UI Emoji" w:cs="Segoe UI Emoji"/>
          <w:color w:val="002060"/>
          <w:rPrChange w:id="1113" w:author="Nicolas MIRAULT" w:date="2021-08-29T20:06:00Z">
            <w:rPr>
              <w:rFonts w:ascii="Segoe UI Emoji" w:eastAsia="Segoe UI Emoji" w:hAnsi="Segoe UI Emoji" w:cs="Segoe UI Emoji"/>
              <w:color w:val="002060"/>
            </w:rPr>
          </w:rPrChange>
        </w:rPr>
        <w:t xml:space="preserve">L’ordre des tests me semble être : </w:t>
      </w:r>
    </w:p>
    <w:p w14:paraId="0ED4BCF2" w14:textId="34AABD24" w:rsidR="00F93679" w:rsidRPr="005A4184" w:rsidRDefault="00F93679" w:rsidP="00F93679">
      <w:pPr>
        <w:pStyle w:val="Paragraphedeliste"/>
        <w:numPr>
          <w:ilvl w:val="0"/>
          <w:numId w:val="16"/>
        </w:numPr>
        <w:rPr>
          <w:rFonts w:ascii="Segoe UI Emoji" w:eastAsia="Segoe UI Emoji" w:hAnsi="Segoe UI Emoji" w:cs="Segoe UI Emoji"/>
          <w:color w:val="002060"/>
          <w:rPrChange w:id="1114" w:author="Nicolas MIRAULT" w:date="2021-08-29T20:06:00Z">
            <w:rPr>
              <w:rFonts w:ascii="Segoe UI Emoji" w:eastAsia="Segoe UI Emoji" w:hAnsi="Segoe UI Emoji" w:cs="Segoe UI Emoji"/>
              <w:color w:val="002060"/>
            </w:rPr>
          </w:rPrChange>
        </w:rPr>
      </w:pPr>
      <w:r w:rsidRPr="005A4184">
        <w:rPr>
          <w:rFonts w:ascii="Segoe UI Emoji" w:eastAsia="Segoe UI Emoji" w:hAnsi="Segoe UI Emoji" w:cs="Segoe UI Emoji"/>
          <w:color w:val="002060"/>
          <w:rPrChange w:id="1115" w:author="Nicolas MIRAULT" w:date="2021-08-29T20:06:00Z">
            <w:rPr>
              <w:rFonts w:ascii="Segoe UI Emoji" w:eastAsia="Segoe UI Emoji" w:hAnsi="Segoe UI Emoji" w:cs="Segoe UI Emoji"/>
              <w:color w:val="002060"/>
            </w:rPr>
          </w:rPrChange>
        </w:rPr>
        <w:t>Test de la liaison de télémétrie, (radio et mise au point du logiciel). Une bonne télémétrie permet de gagner du temps ensuite.</w:t>
      </w:r>
    </w:p>
    <w:p w14:paraId="17589622" w14:textId="77777777" w:rsidR="00F93679" w:rsidRPr="005A4184" w:rsidRDefault="00F93679" w:rsidP="00F93679">
      <w:pPr>
        <w:pStyle w:val="Paragraphedeliste"/>
        <w:numPr>
          <w:ilvl w:val="0"/>
          <w:numId w:val="16"/>
        </w:numPr>
        <w:rPr>
          <w:rFonts w:ascii="Segoe UI Emoji" w:eastAsia="Segoe UI Emoji" w:hAnsi="Segoe UI Emoji" w:cs="Segoe UI Emoji"/>
          <w:color w:val="002060"/>
          <w:rPrChange w:id="1116" w:author="Nicolas MIRAULT" w:date="2021-08-29T20:06:00Z">
            <w:rPr>
              <w:rFonts w:ascii="Segoe UI Emoji" w:eastAsia="Segoe UI Emoji" w:hAnsi="Segoe UI Emoji" w:cs="Segoe UI Emoji"/>
              <w:color w:val="002060"/>
            </w:rPr>
          </w:rPrChange>
        </w:rPr>
      </w:pPr>
      <w:r w:rsidRPr="005A4184">
        <w:rPr>
          <w:rFonts w:ascii="Segoe UI Emoji" w:eastAsia="Segoe UI Emoji" w:hAnsi="Segoe UI Emoji" w:cs="Segoe UI Emoji"/>
          <w:color w:val="002060"/>
          <w:rPrChange w:id="1117" w:author="Nicolas MIRAULT" w:date="2021-08-29T20:06:00Z">
            <w:rPr>
              <w:rFonts w:ascii="Segoe UI Emoji" w:eastAsia="Segoe UI Emoji" w:hAnsi="Segoe UI Emoji" w:cs="Segoe UI Emoji"/>
              <w:color w:val="002060"/>
            </w:rPr>
          </w:rPrChange>
        </w:rPr>
        <w:t xml:space="preserve">Test des capteurs. C’est sur leurs résultats que e base l’algorithme ensuite. Si les mesures ne sont pas fiables, la suite est compliquée. </w:t>
      </w:r>
    </w:p>
    <w:p w14:paraId="02BBDA11" w14:textId="4BB1B6A5" w:rsidR="00F93679" w:rsidRPr="005A4184" w:rsidRDefault="00F93679" w:rsidP="00F93679">
      <w:pPr>
        <w:pStyle w:val="Paragraphedeliste"/>
        <w:numPr>
          <w:ilvl w:val="0"/>
          <w:numId w:val="16"/>
        </w:numPr>
        <w:rPr>
          <w:rFonts w:ascii="Segoe UI Emoji" w:eastAsia="Segoe UI Emoji" w:hAnsi="Segoe UI Emoji" w:cs="Segoe UI Emoji"/>
          <w:color w:val="002060"/>
          <w:rPrChange w:id="1118" w:author="Nicolas MIRAULT" w:date="2021-08-29T20:06:00Z">
            <w:rPr>
              <w:rFonts w:ascii="Segoe UI Emoji" w:eastAsia="Segoe UI Emoji" w:hAnsi="Segoe UI Emoji" w:cs="Segoe UI Emoji"/>
              <w:color w:val="002060"/>
            </w:rPr>
          </w:rPrChange>
        </w:rPr>
      </w:pPr>
      <w:r w:rsidRPr="005A4184">
        <w:rPr>
          <w:rFonts w:ascii="Segoe UI Emoji" w:eastAsia="Segoe UI Emoji" w:hAnsi="Segoe UI Emoji" w:cs="Segoe UI Emoji"/>
          <w:color w:val="002060"/>
          <w:rPrChange w:id="1119" w:author="Nicolas MIRAULT" w:date="2021-08-29T20:06:00Z">
            <w:rPr>
              <w:rFonts w:ascii="Segoe UI Emoji" w:eastAsia="Segoe UI Emoji" w:hAnsi="Segoe UI Emoji" w:cs="Segoe UI Emoji"/>
              <w:color w:val="002060"/>
            </w:rPr>
          </w:rPrChange>
        </w:rPr>
        <w:t xml:space="preserve">Test des algos. Patrick, est ce qu’un environnement de simulation type </w:t>
      </w:r>
      <w:proofErr w:type="spellStart"/>
      <w:r w:rsidRPr="005A4184">
        <w:rPr>
          <w:rFonts w:ascii="Segoe UI Emoji" w:eastAsia="Segoe UI Emoji" w:hAnsi="Segoe UI Emoji" w:cs="Segoe UI Emoji"/>
          <w:color w:val="002060"/>
          <w:rPrChange w:id="1120" w:author="Nicolas MIRAULT" w:date="2021-08-29T20:06:00Z">
            <w:rPr>
              <w:rFonts w:ascii="Segoe UI Emoji" w:eastAsia="Segoe UI Emoji" w:hAnsi="Segoe UI Emoji" w:cs="Segoe UI Emoji"/>
              <w:color w:val="002060"/>
            </w:rPr>
          </w:rPrChange>
        </w:rPr>
        <w:t>pyBullet</w:t>
      </w:r>
      <w:proofErr w:type="spellEnd"/>
      <w:r w:rsidRPr="005A4184">
        <w:rPr>
          <w:rFonts w:ascii="Segoe UI Emoji" w:eastAsia="Segoe UI Emoji" w:hAnsi="Segoe UI Emoji" w:cs="Segoe UI Emoji"/>
          <w:color w:val="002060"/>
          <w:rPrChange w:id="1121" w:author="Nicolas MIRAULT" w:date="2021-08-29T20:06:00Z">
            <w:rPr>
              <w:rFonts w:ascii="Segoe UI Emoji" w:eastAsia="Segoe UI Emoji" w:hAnsi="Segoe UI Emoji" w:cs="Segoe UI Emoji"/>
              <w:color w:val="002060"/>
            </w:rPr>
          </w:rPrChange>
        </w:rPr>
        <w:t xml:space="preserve"> pourrait nous aider ? Gain temps de mise en place de la simu par rapport à essai en direct sur châssis.   </w:t>
      </w:r>
    </w:p>
    <w:p w14:paraId="437C2CC0" w14:textId="77777777" w:rsidR="00F93679" w:rsidRPr="005A4184" w:rsidRDefault="00F93679" w:rsidP="00F93679">
      <w:pPr>
        <w:pStyle w:val="Paragraphedeliste"/>
        <w:numPr>
          <w:ilvl w:val="0"/>
          <w:numId w:val="16"/>
        </w:numPr>
        <w:rPr>
          <w:rFonts w:ascii="Segoe UI Emoji" w:eastAsia="Segoe UI Emoji" w:hAnsi="Segoe UI Emoji" w:cs="Segoe UI Emoji"/>
          <w:color w:val="002060"/>
          <w:rPrChange w:id="1122" w:author="Nicolas MIRAULT" w:date="2021-08-29T20:06:00Z">
            <w:rPr>
              <w:rFonts w:ascii="Segoe UI Emoji" w:eastAsia="Segoe UI Emoji" w:hAnsi="Segoe UI Emoji" w:cs="Segoe UI Emoji"/>
              <w:color w:val="002060"/>
            </w:rPr>
          </w:rPrChange>
        </w:rPr>
      </w:pPr>
      <w:r w:rsidRPr="005A4184">
        <w:rPr>
          <w:rFonts w:ascii="Segoe UI Emoji" w:eastAsia="Segoe UI Emoji" w:hAnsi="Segoe UI Emoji" w:cs="Segoe UI Emoji"/>
          <w:color w:val="002060"/>
          <w:rPrChange w:id="1123" w:author="Nicolas MIRAULT" w:date="2021-08-29T20:06:00Z">
            <w:rPr>
              <w:rFonts w:ascii="Segoe UI Emoji" w:eastAsia="Segoe UI Emoji" w:hAnsi="Segoe UI Emoji" w:cs="Segoe UI Emoji"/>
              <w:color w:val="002060"/>
            </w:rPr>
          </w:rPrChange>
        </w:rPr>
        <w:t xml:space="preserve">Test du robot complet en réel. 2 possibilités : </w:t>
      </w:r>
    </w:p>
    <w:p w14:paraId="2005FAE6" w14:textId="77777777" w:rsidR="00F93679" w:rsidRPr="005A4184" w:rsidRDefault="00F93679" w:rsidP="00F93679">
      <w:pPr>
        <w:pStyle w:val="Paragraphedeliste"/>
        <w:numPr>
          <w:ilvl w:val="1"/>
          <w:numId w:val="16"/>
        </w:numPr>
        <w:rPr>
          <w:rFonts w:ascii="Segoe UI Emoji" w:eastAsia="Segoe UI Emoji" w:hAnsi="Segoe UI Emoji" w:cs="Segoe UI Emoji"/>
          <w:color w:val="002060"/>
          <w:rPrChange w:id="1124" w:author="Nicolas MIRAULT" w:date="2021-08-29T20:06:00Z">
            <w:rPr>
              <w:rFonts w:ascii="Segoe UI Emoji" w:eastAsia="Segoe UI Emoji" w:hAnsi="Segoe UI Emoji" w:cs="Segoe UI Emoji"/>
              <w:color w:val="002060"/>
            </w:rPr>
          </w:rPrChange>
        </w:rPr>
      </w:pPr>
      <w:r w:rsidRPr="005A4184">
        <w:rPr>
          <w:rFonts w:ascii="Segoe UI Emoji" w:eastAsia="Segoe UI Emoji" w:hAnsi="Segoe UI Emoji" w:cs="Segoe UI Emoji"/>
          <w:color w:val="002060"/>
          <w:rPrChange w:id="1125" w:author="Nicolas MIRAULT" w:date="2021-08-29T20:06:00Z">
            <w:rPr>
              <w:rFonts w:ascii="Segoe UI Emoji" w:eastAsia="Segoe UI Emoji" w:hAnsi="Segoe UI Emoji" w:cs="Segoe UI Emoji"/>
              <w:color w:val="002060"/>
            </w:rPr>
          </w:rPrChange>
        </w:rPr>
        <w:lastRenderedPageBreak/>
        <w:t>Le couloir du CE vers 17H/18H.</w:t>
      </w:r>
    </w:p>
    <w:p w14:paraId="594597B6" w14:textId="77777777" w:rsidR="00FD4CFD" w:rsidRPr="005A4184" w:rsidRDefault="00F93679" w:rsidP="00F93679">
      <w:pPr>
        <w:pStyle w:val="Paragraphedeliste"/>
        <w:numPr>
          <w:ilvl w:val="1"/>
          <w:numId w:val="16"/>
        </w:numPr>
        <w:rPr>
          <w:rFonts w:ascii="Segoe UI Emoji" w:eastAsia="Segoe UI Emoji" w:hAnsi="Segoe UI Emoji" w:cs="Segoe UI Emoji"/>
          <w:color w:val="002060"/>
          <w:rPrChange w:id="1126" w:author="Nicolas MIRAULT" w:date="2021-08-29T20:06:00Z">
            <w:rPr>
              <w:rFonts w:ascii="Segoe UI Emoji" w:eastAsia="Segoe UI Emoji" w:hAnsi="Segoe UI Emoji" w:cs="Segoe UI Emoji"/>
              <w:color w:val="002060"/>
            </w:rPr>
          </w:rPrChange>
        </w:rPr>
      </w:pPr>
      <w:r w:rsidRPr="005A4184">
        <w:rPr>
          <w:rFonts w:ascii="Segoe UI Emoji" w:eastAsia="Segoe UI Emoji" w:hAnsi="Segoe UI Emoji" w:cs="Segoe UI Emoji"/>
          <w:color w:val="002060"/>
          <w:rPrChange w:id="1127" w:author="Nicolas MIRAULT" w:date="2021-08-29T20:06:00Z">
            <w:rPr>
              <w:rFonts w:ascii="Segoe UI Emoji" w:eastAsia="Segoe UI Emoji" w:hAnsi="Segoe UI Emoji" w:cs="Segoe UI Emoji"/>
              <w:color w:val="002060"/>
            </w:rPr>
          </w:rPrChange>
        </w:rPr>
        <w:t>Le bâtiment I</w:t>
      </w:r>
      <w:r w:rsidR="00FD4CFD" w:rsidRPr="005A4184">
        <w:rPr>
          <w:rFonts w:ascii="Segoe UI Emoji" w:eastAsia="Segoe UI Emoji" w:hAnsi="Segoe UI Emoji" w:cs="Segoe UI Emoji"/>
          <w:color w:val="002060"/>
          <w:rPrChange w:id="1128" w:author="Nicolas MIRAULT" w:date="2021-08-29T20:06:00Z">
            <w:rPr>
              <w:rFonts w:ascii="Segoe UI Emoji" w:eastAsia="Segoe UI Emoji" w:hAnsi="Segoe UI Emoji" w:cs="Segoe UI Emoji"/>
              <w:color w:val="002060"/>
            </w:rPr>
          </w:rPrChange>
        </w:rPr>
        <w:t xml:space="preserve"> en achetant des basting ou planches et équerres pour faire les murs. </w:t>
      </w:r>
    </w:p>
    <w:p w14:paraId="7BB8A530" w14:textId="4DF2EDF6" w:rsidR="00F93679" w:rsidRPr="005A4184" w:rsidRDefault="00FD4CFD" w:rsidP="00FD4CFD">
      <w:pPr>
        <w:ind w:left="720"/>
        <w:rPr>
          <w:rFonts w:ascii="Segoe UI Emoji" w:eastAsia="Segoe UI Emoji" w:hAnsi="Segoe UI Emoji" w:cs="Segoe UI Emoji"/>
          <w:color w:val="002060"/>
          <w:rPrChange w:id="1129" w:author="Nicolas MIRAULT" w:date="2021-08-29T20:06:00Z">
            <w:rPr>
              <w:rFonts w:ascii="Segoe UI Emoji" w:eastAsia="Segoe UI Emoji" w:hAnsi="Segoe UI Emoji" w:cs="Segoe UI Emoji"/>
              <w:color w:val="002060"/>
            </w:rPr>
          </w:rPrChange>
        </w:rPr>
      </w:pPr>
      <w:r w:rsidRPr="005A4184">
        <w:rPr>
          <w:rFonts w:ascii="Segoe UI Emoji" w:eastAsia="Segoe UI Emoji" w:hAnsi="Segoe UI Emoji" w:cs="Segoe UI Emoji"/>
          <w:color w:val="002060"/>
          <w:rPrChange w:id="1130" w:author="Nicolas MIRAULT" w:date="2021-08-29T20:06:00Z">
            <w:rPr>
              <w:rFonts w:ascii="Segoe UI Emoji" w:eastAsia="Segoe UI Emoji" w:hAnsi="Segoe UI Emoji" w:cs="Segoe UI Emoji"/>
              <w:color w:val="002060"/>
            </w:rPr>
          </w:rPrChange>
        </w:rPr>
        <w:t xml:space="preserve">Dans tous les cas, il faut retrouver les bandes de lignes blanches au local, voir continuer la fabrication pour avoir plus de longueur. </w:t>
      </w:r>
    </w:p>
    <w:p w14:paraId="64D7D924" w14:textId="2F47CA9E" w:rsidR="00FD4CFD" w:rsidRPr="005A4184" w:rsidRDefault="00FD4CFD">
      <w:pPr>
        <w:spacing w:before="0" w:after="0" w:line="240" w:lineRule="auto"/>
        <w:jc w:val="left"/>
        <w:rPr>
          <w:rFonts w:ascii="Segoe UI Emoji" w:eastAsia="Segoe UI Emoji" w:hAnsi="Segoe UI Emoji" w:cs="Segoe UI Emoji"/>
          <w:color w:val="002060"/>
          <w:rPrChange w:id="1131" w:author="Nicolas MIRAULT" w:date="2021-08-29T20:06:00Z">
            <w:rPr>
              <w:rFonts w:ascii="Segoe UI Emoji" w:eastAsia="Segoe UI Emoji" w:hAnsi="Segoe UI Emoji" w:cs="Segoe UI Emoji"/>
              <w:color w:val="002060"/>
            </w:rPr>
          </w:rPrChange>
        </w:rPr>
      </w:pPr>
      <w:r w:rsidRPr="005A4184">
        <w:rPr>
          <w:rFonts w:ascii="Segoe UI Emoji" w:eastAsia="Segoe UI Emoji" w:hAnsi="Segoe UI Emoji" w:cs="Segoe UI Emoji"/>
          <w:color w:val="002060"/>
          <w:rPrChange w:id="1132" w:author="Nicolas MIRAULT" w:date="2021-08-29T20:06:00Z">
            <w:rPr>
              <w:rFonts w:ascii="Segoe UI Emoji" w:eastAsia="Segoe UI Emoji" w:hAnsi="Segoe UI Emoji" w:cs="Segoe UI Emoji"/>
              <w:color w:val="002060"/>
            </w:rPr>
          </w:rPrChange>
        </w:rPr>
        <w:br w:type="page"/>
      </w:r>
    </w:p>
    <w:p w14:paraId="7034EC28" w14:textId="77777777" w:rsidR="00F93679" w:rsidRPr="005A4184" w:rsidRDefault="00F93679" w:rsidP="00F93679">
      <w:pPr>
        <w:rPr>
          <w:rFonts w:ascii="Segoe UI Emoji" w:eastAsia="Segoe UI Emoji" w:hAnsi="Segoe UI Emoji" w:cs="Segoe UI Emoji"/>
          <w:color w:val="002060"/>
          <w:rPrChange w:id="1133" w:author="Nicolas MIRAULT" w:date="2021-08-29T20:06:00Z">
            <w:rPr>
              <w:rFonts w:ascii="Segoe UI Emoji" w:eastAsia="Segoe UI Emoji" w:hAnsi="Segoe UI Emoji" w:cs="Segoe UI Emoji"/>
              <w:color w:val="002060"/>
            </w:rPr>
          </w:rPrChange>
        </w:rPr>
      </w:pPr>
    </w:p>
    <w:p w14:paraId="0A5AA911" w14:textId="040E0496" w:rsidR="00A448D3" w:rsidRPr="005A4184" w:rsidRDefault="00FD4CFD" w:rsidP="00FD4CFD">
      <w:pPr>
        <w:pStyle w:val="Titre1"/>
        <w:rPr>
          <w:lang w:val="fr-FR"/>
          <w:rPrChange w:id="1134" w:author="Nicolas MIRAULT" w:date="2021-08-29T20:06:00Z">
            <w:rPr/>
          </w:rPrChange>
        </w:rPr>
      </w:pPr>
      <w:bookmarkStart w:id="1135" w:name="_Toc80024064"/>
      <w:r w:rsidRPr="005A4184">
        <w:rPr>
          <w:lang w:val="fr-FR"/>
          <w:rPrChange w:id="1136" w:author="Nicolas MIRAULT" w:date="2021-08-29T20:06:00Z">
            <w:rPr/>
          </w:rPrChange>
        </w:rPr>
        <w:t>C</w:t>
      </w:r>
      <w:r w:rsidR="007356E7" w:rsidRPr="005A4184">
        <w:rPr>
          <w:lang w:val="fr-FR"/>
          <w:rPrChange w:id="1137" w:author="Nicolas MIRAULT" w:date="2021-08-29T20:06:00Z">
            <w:rPr/>
          </w:rPrChange>
        </w:rPr>
        <w:t>onclusion</w:t>
      </w:r>
      <w:bookmarkEnd w:id="1135"/>
    </w:p>
    <w:p w14:paraId="100F043C" w14:textId="61664998" w:rsidR="00FD4CFD" w:rsidRPr="005A4184" w:rsidRDefault="00FD4CFD" w:rsidP="00FD4CFD">
      <w:pPr>
        <w:pStyle w:val="texte-text"/>
        <w:rPr>
          <w:rFonts w:eastAsia="Segoe UI Emoji"/>
          <w:lang w:val="fr-FR"/>
          <w:rPrChange w:id="1138" w:author="Nicolas MIRAULT" w:date="2021-08-29T20:06:00Z">
            <w:rPr>
              <w:rFonts w:eastAsia="Segoe UI Emoji"/>
            </w:rPr>
          </w:rPrChange>
        </w:rPr>
      </w:pPr>
    </w:p>
    <w:p w14:paraId="2C223A84" w14:textId="718DBA58" w:rsidR="00FD4CFD" w:rsidRPr="005A4184" w:rsidRDefault="00FD4CFD" w:rsidP="00FD4CFD">
      <w:pPr>
        <w:rPr>
          <w:rFonts w:ascii="Segoe UI Emoji" w:eastAsia="Segoe UI Emoji" w:hAnsi="Segoe UI Emoji" w:cs="Segoe UI Emoji"/>
          <w:color w:val="002060"/>
          <w:rPrChange w:id="1139" w:author="Nicolas MIRAULT" w:date="2021-08-29T20:06:00Z">
            <w:rPr>
              <w:rFonts w:ascii="Segoe UI Emoji" w:eastAsia="Segoe UI Emoji" w:hAnsi="Segoe UI Emoji" w:cs="Segoe UI Emoji"/>
              <w:color w:val="002060"/>
            </w:rPr>
          </w:rPrChange>
        </w:rPr>
      </w:pPr>
      <w:r w:rsidRPr="005A4184">
        <w:rPr>
          <w:rFonts w:ascii="Segoe UI Emoji" w:eastAsia="Segoe UI Emoji" w:hAnsi="Segoe UI Emoji" w:cs="Segoe UI Emoji"/>
          <w:color w:val="002060"/>
          <w:rPrChange w:id="1140" w:author="Nicolas MIRAULT" w:date="2021-08-29T20:06:00Z">
            <w:rPr>
              <w:rFonts w:ascii="Segoe UI Emoji" w:eastAsia="Segoe UI Emoji" w:hAnsi="Segoe UI Emoji" w:cs="Segoe UI Emoji"/>
              <w:color w:val="002060"/>
            </w:rPr>
          </w:rPrChange>
        </w:rPr>
        <w:t>On gagne le premier prix dans toutes les catégories !!!!!</w:t>
      </w:r>
    </w:p>
    <w:sectPr w:rsidR="00FD4CFD" w:rsidRPr="005A4184" w:rsidSect="00975EEE">
      <w:headerReference w:type="default" r:id="rId22"/>
      <w:footerReference w:type="default" r:id="rId23"/>
      <w:headerReference w:type="first" r:id="rId24"/>
      <w:pgSz w:w="11907" w:h="16839" w:code="9"/>
      <w:pgMar w:top="1418" w:right="1418" w:bottom="1418" w:left="1418" w:header="862" w:footer="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9B4701" w14:textId="77777777" w:rsidR="006F4C99" w:rsidRDefault="006F4C99">
      <w:pPr>
        <w:spacing w:after="0" w:line="240" w:lineRule="auto"/>
      </w:pPr>
      <w:r>
        <w:separator/>
      </w:r>
    </w:p>
    <w:p w14:paraId="37FFBE9D" w14:textId="77777777" w:rsidR="006F4C99" w:rsidRDefault="006F4C99"/>
  </w:endnote>
  <w:endnote w:type="continuationSeparator" w:id="0">
    <w:p w14:paraId="6846FF12" w14:textId="77777777" w:rsidR="006F4C99" w:rsidRDefault="006F4C99">
      <w:pPr>
        <w:spacing w:after="0" w:line="240" w:lineRule="auto"/>
      </w:pPr>
      <w:r>
        <w:continuationSeparator/>
      </w:r>
    </w:p>
    <w:p w14:paraId="06B4318E" w14:textId="77777777" w:rsidR="006F4C99" w:rsidRDefault="006F4C9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ngsana New">
    <w:altName w:val="Angsana New"/>
    <w:panose1 w:val="02020603050405020304"/>
    <w:charset w:val="DE"/>
    <w:family w:val="roman"/>
    <w:pitch w:val="variable"/>
    <w:sig w:usb0="81000003" w:usb1="00000000" w:usb2="00000000" w:usb3="00000000" w:csb0="00010001" w:csb1="00000000"/>
  </w:font>
  <w:font w:name="Cordia New">
    <w:panose1 w:val="020B0304020202020204"/>
    <w:charset w:val="DE"/>
    <w:family w:val="swiss"/>
    <w:pitch w:val="variable"/>
    <w:sig w:usb0="81000003" w:usb1="00000000" w:usb2="00000000" w:usb3="00000000" w:csb0="00010001" w:csb1="00000000"/>
  </w:font>
  <w:font w:name="Arial gras">
    <w:altName w:val="Cambria"/>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Microsoft YaHei UI">
    <w:panose1 w:val="020B0503020204020204"/>
    <w:charset w:val="86"/>
    <w:family w:val="swiss"/>
    <w:pitch w:val="variable"/>
    <w:sig w:usb0="80000287" w:usb1="2ACF3C50" w:usb2="00000016" w:usb3="00000000" w:csb0="0004001F" w:csb1="00000000"/>
  </w:font>
  <w:font w:name="SimSun">
    <w:altName w:val="宋体"/>
    <w:panose1 w:val="02010600030101010101"/>
    <w:charset w:val="86"/>
    <w:family w:val="auto"/>
    <w:pitch w:val="variable"/>
    <w:sig w:usb0="00000003" w:usb1="288F0000" w:usb2="00000016" w:usb3="00000000" w:csb0="00040001"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057" w:type="dxa"/>
      <w:jc w:val="center"/>
      <w:tblCellSpacing w:w="56" w:type="dxa"/>
      <w:tblLayout w:type="fixed"/>
      <w:tblCellMar>
        <w:left w:w="0" w:type="dxa"/>
        <w:right w:w="0" w:type="dxa"/>
      </w:tblCellMar>
      <w:tblLook w:val="04A0" w:firstRow="1" w:lastRow="0" w:firstColumn="1" w:lastColumn="0" w:noHBand="0" w:noVBand="1"/>
    </w:tblPr>
    <w:tblGrid>
      <w:gridCol w:w="3783"/>
      <w:gridCol w:w="3226"/>
      <w:gridCol w:w="4048"/>
    </w:tblGrid>
    <w:tr w:rsidR="00C274CE" w:rsidRPr="008108FD" w14:paraId="72D805F2" w14:textId="77777777" w:rsidTr="003538D8">
      <w:trPr>
        <w:tblCellSpacing w:w="56" w:type="dxa"/>
        <w:jc w:val="center"/>
      </w:trPr>
      <w:tc>
        <w:tcPr>
          <w:tcW w:w="3615" w:type="dxa"/>
          <w:shd w:val="clear" w:color="auto" w:fill="auto"/>
        </w:tcPr>
        <w:p w14:paraId="7A62D44D" w14:textId="0FAE5094" w:rsidR="00C274CE" w:rsidRPr="00B27405" w:rsidRDefault="00EA129C" w:rsidP="002E44A8">
          <w:pPr>
            <w:spacing w:before="0" w:after="0"/>
            <w:rPr>
              <w:lang w:val="en-US"/>
            </w:rPr>
          </w:pPr>
          <w:r>
            <w:rPr>
              <w:color w:val="333366"/>
              <w:sz w:val="16"/>
              <w:szCs w:val="16"/>
              <w:lang w:val="en-US"/>
            </w:rPr>
            <w:t xml:space="preserve">CSE THALES </w:t>
          </w:r>
          <w:proofErr w:type="spellStart"/>
          <w:r>
            <w:rPr>
              <w:color w:val="333366"/>
              <w:sz w:val="16"/>
              <w:szCs w:val="16"/>
              <w:lang w:val="en-US"/>
            </w:rPr>
            <w:t>Gennevilliers</w:t>
          </w:r>
          <w:proofErr w:type="spellEnd"/>
          <w:r>
            <w:rPr>
              <w:color w:val="333366"/>
              <w:sz w:val="16"/>
              <w:szCs w:val="16"/>
              <w:lang w:val="en-US"/>
            </w:rPr>
            <w:t xml:space="preserve"> – Section </w:t>
          </w:r>
          <w:proofErr w:type="spellStart"/>
          <w:r>
            <w:rPr>
              <w:color w:val="333366"/>
              <w:sz w:val="16"/>
              <w:szCs w:val="16"/>
              <w:lang w:val="en-US"/>
            </w:rPr>
            <w:t>Robotique</w:t>
          </w:r>
          <w:proofErr w:type="spellEnd"/>
        </w:p>
      </w:tc>
      <w:tc>
        <w:tcPr>
          <w:tcW w:w="3114" w:type="dxa"/>
          <w:shd w:val="clear" w:color="auto" w:fill="auto"/>
          <w:vAlign w:val="bottom"/>
        </w:tcPr>
        <w:p w14:paraId="3C7783FC" w14:textId="2BAD735F" w:rsidR="00C274CE" w:rsidRPr="008108FD" w:rsidRDefault="00C274CE" w:rsidP="00A40B82">
          <w:pPr>
            <w:pStyle w:val="Pieddepage"/>
            <w:spacing w:before="0" w:after="0"/>
            <w:jc w:val="center"/>
            <w:rPr>
              <w:sz w:val="16"/>
              <w:szCs w:val="16"/>
            </w:rPr>
          </w:pPr>
          <w:r w:rsidRPr="00837458">
            <w:rPr>
              <w:sz w:val="16"/>
              <w:szCs w:val="16"/>
            </w:rPr>
            <w:fldChar w:fldCharType="begin"/>
          </w:r>
          <w:r w:rsidRPr="00837458">
            <w:rPr>
              <w:sz w:val="16"/>
              <w:szCs w:val="16"/>
            </w:rPr>
            <w:instrText xml:space="preserve"> PAGE </w:instrText>
          </w:r>
          <w:r w:rsidRPr="00837458">
            <w:rPr>
              <w:sz w:val="16"/>
              <w:szCs w:val="16"/>
            </w:rPr>
            <w:fldChar w:fldCharType="separate"/>
          </w:r>
          <w:r w:rsidR="00FC04A2">
            <w:rPr>
              <w:noProof/>
              <w:sz w:val="16"/>
              <w:szCs w:val="16"/>
            </w:rPr>
            <w:t>10</w:t>
          </w:r>
          <w:r w:rsidRPr="00837458">
            <w:rPr>
              <w:sz w:val="16"/>
              <w:szCs w:val="16"/>
            </w:rPr>
            <w:fldChar w:fldCharType="end"/>
          </w:r>
          <w:r w:rsidRPr="00837458">
            <w:rPr>
              <w:sz w:val="16"/>
              <w:szCs w:val="16"/>
            </w:rPr>
            <w:t xml:space="preserve"> / </w:t>
          </w:r>
          <w:r w:rsidRPr="00837458">
            <w:rPr>
              <w:sz w:val="16"/>
              <w:szCs w:val="16"/>
            </w:rPr>
            <w:fldChar w:fldCharType="begin"/>
          </w:r>
          <w:r w:rsidRPr="00837458">
            <w:rPr>
              <w:sz w:val="16"/>
              <w:szCs w:val="16"/>
            </w:rPr>
            <w:instrText xml:space="preserve"> NUMPAGES </w:instrText>
          </w:r>
          <w:r w:rsidRPr="00837458">
            <w:rPr>
              <w:sz w:val="16"/>
              <w:szCs w:val="16"/>
            </w:rPr>
            <w:fldChar w:fldCharType="separate"/>
          </w:r>
          <w:r w:rsidR="00FC04A2">
            <w:rPr>
              <w:noProof/>
              <w:sz w:val="16"/>
              <w:szCs w:val="16"/>
            </w:rPr>
            <w:t>14</w:t>
          </w:r>
          <w:r w:rsidRPr="00837458">
            <w:rPr>
              <w:sz w:val="16"/>
              <w:szCs w:val="16"/>
            </w:rPr>
            <w:fldChar w:fldCharType="end"/>
          </w:r>
        </w:p>
      </w:tc>
      <w:tc>
        <w:tcPr>
          <w:tcW w:w="3880" w:type="dxa"/>
          <w:shd w:val="clear" w:color="auto" w:fill="auto"/>
        </w:tcPr>
        <w:p w14:paraId="500F37AF" w14:textId="13676506" w:rsidR="00C274CE" w:rsidRPr="008108FD" w:rsidRDefault="00EA129C" w:rsidP="007356E7">
          <w:pPr>
            <w:spacing w:before="0" w:after="0"/>
            <w:jc w:val="right"/>
          </w:pPr>
          <w:del w:id="1141" w:author="Nicolas MIRAULT" w:date="2021-08-29T20:15:00Z">
            <w:r w:rsidDel="003C2B50">
              <w:rPr>
                <w:color w:val="333366"/>
                <w:sz w:val="16"/>
                <w:szCs w:val="16"/>
                <w:lang w:val="en-US"/>
              </w:rPr>
              <w:delText>1</w:delText>
            </w:r>
            <w:r w:rsidR="007356E7" w:rsidDel="003C2B50">
              <w:rPr>
                <w:color w:val="333366"/>
                <w:sz w:val="16"/>
                <w:szCs w:val="16"/>
                <w:lang w:val="en-US"/>
              </w:rPr>
              <w:delText>6</w:delText>
            </w:r>
            <w:r w:rsidDel="003C2B50">
              <w:rPr>
                <w:color w:val="333366"/>
                <w:sz w:val="16"/>
                <w:szCs w:val="16"/>
                <w:lang w:val="en-US"/>
              </w:rPr>
              <w:delText xml:space="preserve"> </w:delText>
            </w:r>
          </w:del>
          <w:ins w:id="1142" w:author="Nicolas MIRAULT" w:date="2021-08-29T20:15:00Z">
            <w:r w:rsidR="003C2B50">
              <w:rPr>
                <w:color w:val="333366"/>
                <w:sz w:val="16"/>
                <w:szCs w:val="16"/>
                <w:lang w:val="en-US"/>
              </w:rPr>
              <w:t>29</w:t>
            </w:r>
            <w:r w:rsidR="003C2B50">
              <w:rPr>
                <w:color w:val="333366"/>
                <w:sz w:val="16"/>
                <w:szCs w:val="16"/>
                <w:lang w:val="en-US"/>
              </w:rPr>
              <w:t xml:space="preserve"> </w:t>
            </w:r>
          </w:ins>
          <w:proofErr w:type="spellStart"/>
          <w:r>
            <w:rPr>
              <w:color w:val="333366"/>
              <w:sz w:val="16"/>
              <w:szCs w:val="16"/>
              <w:lang w:val="en-US"/>
            </w:rPr>
            <w:t>Août</w:t>
          </w:r>
          <w:proofErr w:type="spellEnd"/>
          <w:r>
            <w:rPr>
              <w:color w:val="333366"/>
              <w:sz w:val="16"/>
              <w:szCs w:val="16"/>
              <w:lang w:val="en-US"/>
            </w:rPr>
            <w:t xml:space="preserve"> 2021</w:t>
          </w:r>
        </w:p>
      </w:tc>
    </w:tr>
  </w:tbl>
  <w:p w14:paraId="6468F8CB" w14:textId="77777777" w:rsidR="00C274CE" w:rsidRDefault="00C274CE" w:rsidP="005301A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599884" w14:textId="77777777" w:rsidR="006F4C99" w:rsidRDefault="006F4C99">
      <w:pPr>
        <w:spacing w:after="0" w:line="240" w:lineRule="auto"/>
      </w:pPr>
      <w:r>
        <w:separator/>
      </w:r>
    </w:p>
    <w:p w14:paraId="3C3CDA8B" w14:textId="77777777" w:rsidR="006F4C99" w:rsidRDefault="006F4C99"/>
  </w:footnote>
  <w:footnote w:type="continuationSeparator" w:id="0">
    <w:p w14:paraId="529B8F2B" w14:textId="77777777" w:rsidR="006F4C99" w:rsidRDefault="006F4C99">
      <w:pPr>
        <w:spacing w:after="0" w:line="240" w:lineRule="auto"/>
      </w:pPr>
      <w:r>
        <w:continuationSeparator/>
      </w:r>
    </w:p>
    <w:p w14:paraId="34D03698" w14:textId="77777777" w:rsidR="006F4C99" w:rsidRDefault="006F4C9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034EE" w14:textId="3A765B6A" w:rsidR="00C274CE" w:rsidRDefault="00C274CE"/>
  <w:p w14:paraId="68BB4C0D" w14:textId="77777777" w:rsidR="00C274CE" w:rsidRDefault="00C274C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9CCA1" w14:textId="77777777" w:rsidR="00C274CE" w:rsidRDefault="00C274CE">
    <w:r>
      <w:rPr>
        <w:noProof/>
        <w:lang w:eastAsia="fr-FR"/>
      </w:rPr>
      <w:drawing>
        <wp:anchor distT="0" distB="0" distL="114300" distR="114300" simplePos="0" relativeHeight="251657216" behindDoc="1" locked="1" layoutInCell="0" allowOverlap="0" wp14:anchorId="07029618" wp14:editId="0944B9A4">
          <wp:simplePos x="0" y="0"/>
          <wp:positionH relativeFrom="page">
            <wp:posOffset>2634615</wp:posOffset>
          </wp:positionH>
          <wp:positionV relativeFrom="page">
            <wp:posOffset>233045</wp:posOffset>
          </wp:positionV>
          <wp:extent cx="2505710" cy="550545"/>
          <wp:effectExtent l="0" t="0" r="8890" b="1905"/>
          <wp:wrapNone/>
          <wp:docPr id="1" name="Image 1" descr="Th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Thale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05710" cy="55054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B6E8615A"/>
    <w:lvl w:ilvl="0">
      <w:start w:val="1"/>
      <w:numFmt w:val="bullet"/>
      <w:pStyle w:val="Listepuces5"/>
      <w:lvlText w:val=""/>
      <w:lvlJc w:val="left"/>
      <w:pPr>
        <w:tabs>
          <w:tab w:val="num" w:pos="1800"/>
        </w:tabs>
        <w:ind w:left="1800" w:hanging="360"/>
      </w:pPr>
      <w:rPr>
        <w:rFonts w:ascii="Symbol" w:hAnsi="Symbol" w:hint="default"/>
      </w:rPr>
    </w:lvl>
  </w:abstractNum>
  <w:abstractNum w:abstractNumId="1" w15:restartNumberingAfterBreak="0">
    <w:nsid w:val="FFFFFF81"/>
    <w:multiLevelType w:val="singleLevel"/>
    <w:tmpl w:val="7F8230A0"/>
    <w:lvl w:ilvl="0">
      <w:start w:val="1"/>
      <w:numFmt w:val="bullet"/>
      <w:pStyle w:val="Listepuces4"/>
      <w:lvlText w:val=""/>
      <w:lvlJc w:val="left"/>
      <w:pPr>
        <w:tabs>
          <w:tab w:val="num" w:pos="1440"/>
        </w:tabs>
        <w:ind w:left="1440" w:hanging="360"/>
      </w:pPr>
      <w:rPr>
        <w:rFonts w:ascii="Symbol" w:hAnsi="Symbol" w:hint="default"/>
      </w:rPr>
    </w:lvl>
  </w:abstractNum>
  <w:abstractNum w:abstractNumId="2" w15:restartNumberingAfterBreak="0">
    <w:nsid w:val="FFFFFF82"/>
    <w:multiLevelType w:val="singleLevel"/>
    <w:tmpl w:val="4CF4A9A6"/>
    <w:lvl w:ilvl="0">
      <w:start w:val="1"/>
      <w:numFmt w:val="bullet"/>
      <w:pStyle w:val="Listepuces3"/>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1F86DD2C"/>
    <w:lvl w:ilvl="0">
      <w:start w:val="1"/>
      <w:numFmt w:val="bullet"/>
      <w:pStyle w:val="Listepuces2"/>
      <w:lvlText w:val=""/>
      <w:lvlJc w:val="left"/>
      <w:pPr>
        <w:tabs>
          <w:tab w:val="num" w:pos="720"/>
        </w:tabs>
        <w:ind w:left="720" w:hanging="360"/>
      </w:pPr>
      <w:rPr>
        <w:rFonts w:ascii="Symbol" w:hAnsi="Symbol" w:hint="default"/>
      </w:rPr>
    </w:lvl>
  </w:abstractNum>
  <w:abstractNum w:abstractNumId="4" w15:restartNumberingAfterBreak="0">
    <w:nsid w:val="FFFFFF89"/>
    <w:multiLevelType w:val="singleLevel"/>
    <w:tmpl w:val="E63AF57E"/>
    <w:lvl w:ilvl="0">
      <w:start w:val="1"/>
      <w:numFmt w:val="bullet"/>
      <w:pStyle w:val="Listepuces"/>
      <w:lvlText w:val="•"/>
      <w:lvlJc w:val="left"/>
      <w:pPr>
        <w:ind w:left="360" w:hanging="360"/>
      </w:pPr>
      <w:rPr>
        <w:rFonts w:ascii="Cambria" w:hAnsi="Cambria" w:hint="default"/>
        <w:color w:val="7E97AD"/>
      </w:rPr>
    </w:lvl>
  </w:abstractNum>
  <w:abstractNum w:abstractNumId="5" w15:restartNumberingAfterBreak="0">
    <w:nsid w:val="00555BBF"/>
    <w:multiLevelType w:val="hybridMultilevel"/>
    <w:tmpl w:val="8F1A85D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5F94D7C"/>
    <w:multiLevelType w:val="hybridMultilevel"/>
    <w:tmpl w:val="ABB27492"/>
    <w:lvl w:ilvl="0" w:tplc="706AEF80">
      <w:start w:val="3"/>
      <w:numFmt w:val="bullet"/>
      <w:lvlText w:val="-"/>
      <w:lvlJc w:val="left"/>
      <w:pPr>
        <w:ind w:left="720" w:hanging="360"/>
      </w:pPr>
      <w:rPr>
        <w:rFonts w:ascii="Segoe UI Emoji" w:eastAsia="Segoe UI Emoji" w:hAnsi="Segoe UI Emoji" w:cs="Segoe UI Emoj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B7651DD"/>
    <w:multiLevelType w:val="hybridMultilevel"/>
    <w:tmpl w:val="95EC1456"/>
    <w:lvl w:ilvl="0" w:tplc="EF8673D0">
      <w:start w:val="5"/>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0E994725"/>
    <w:multiLevelType w:val="hybridMultilevel"/>
    <w:tmpl w:val="483CAAC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7C93B93"/>
    <w:multiLevelType w:val="hybridMultilevel"/>
    <w:tmpl w:val="5F5A89C6"/>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0" w15:restartNumberingAfterBreak="0">
    <w:nsid w:val="1B6F205A"/>
    <w:multiLevelType w:val="multilevel"/>
    <w:tmpl w:val="9CA4ABB8"/>
    <w:styleLink w:val="Rapportannuel"/>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208419EC"/>
    <w:multiLevelType w:val="hybridMultilevel"/>
    <w:tmpl w:val="5C8CD770"/>
    <w:lvl w:ilvl="0" w:tplc="F57C3E32">
      <w:start w:val="2"/>
      <w:numFmt w:val="bullet"/>
      <w:lvlText w:val="-"/>
      <w:lvlJc w:val="left"/>
      <w:pPr>
        <w:ind w:left="720" w:hanging="360"/>
      </w:pPr>
      <w:rPr>
        <w:rFonts w:ascii="Arial" w:eastAsia="Cambria"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46500E9"/>
    <w:multiLevelType w:val="hybridMultilevel"/>
    <w:tmpl w:val="140A021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F824FD2"/>
    <w:multiLevelType w:val="hybridMultilevel"/>
    <w:tmpl w:val="0852B4A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4" w15:restartNumberingAfterBreak="0">
    <w:nsid w:val="366C08BB"/>
    <w:multiLevelType w:val="hybridMultilevel"/>
    <w:tmpl w:val="C8A4EFEA"/>
    <w:lvl w:ilvl="0" w:tplc="D302A5DE">
      <w:start w:val="5"/>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67F6A45"/>
    <w:multiLevelType w:val="multilevel"/>
    <w:tmpl w:val="EB221294"/>
    <w:lvl w:ilvl="0">
      <w:start w:val="1"/>
      <w:numFmt w:val="decimal"/>
      <w:pStyle w:val="Listenumros"/>
      <w:lvlText w:val="%1."/>
      <w:lvlJc w:val="left"/>
      <w:pPr>
        <w:ind w:left="360" w:hanging="360"/>
      </w:pPr>
      <w:rPr>
        <w:rFonts w:hint="default"/>
      </w:rPr>
    </w:lvl>
    <w:lvl w:ilvl="1">
      <w:start w:val="1"/>
      <w:numFmt w:val="decimal"/>
      <w:pStyle w:val="Listenumros2"/>
      <w:suff w:val="space"/>
      <w:lvlText w:val="%1.%2"/>
      <w:lvlJc w:val="left"/>
      <w:pPr>
        <w:ind w:left="936" w:hanging="576"/>
      </w:pPr>
      <w:rPr>
        <w:rFonts w:hint="default"/>
      </w:rPr>
    </w:lvl>
    <w:lvl w:ilvl="2">
      <w:start w:val="1"/>
      <w:numFmt w:val="lowerLetter"/>
      <w:pStyle w:val="Listenumros3"/>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441B1353"/>
    <w:multiLevelType w:val="hybridMultilevel"/>
    <w:tmpl w:val="FD6A856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65AC5376"/>
    <w:multiLevelType w:val="hybridMultilevel"/>
    <w:tmpl w:val="A088F4E2"/>
    <w:lvl w:ilvl="0" w:tplc="0CA2FB42">
      <w:numFmt w:val="bullet"/>
      <w:lvlText w:val="-"/>
      <w:lvlJc w:val="left"/>
      <w:pPr>
        <w:ind w:left="720" w:hanging="360"/>
      </w:pPr>
      <w:rPr>
        <w:rFonts w:ascii="Cambria Math" w:eastAsia="Times New Roman" w:hAnsi="Cambria Math"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288095C"/>
    <w:multiLevelType w:val="hybridMultilevel"/>
    <w:tmpl w:val="2618BD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53132DC"/>
    <w:multiLevelType w:val="multilevel"/>
    <w:tmpl w:val="7DAA541C"/>
    <w:lvl w:ilvl="0">
      <w:start w:val="1"/>
      <w:numFmt w:val="decimal"/>
      <w:pStyle w:val="Titre1"/>
      <w:lvlText w:val="%1."/>
      <w:lvlJc w:val="left"/>
      <w:pPr>
        <w:ind w:left="567" w:hanging="567"/>
      </w:pPr>
      <w:rPr>
        <w:rFonts w:hint="default"/>
      </w:rPr>
    </w:lvl>
    <w:lvl w:ilvl="1">
      <w:start w:val="1"/>
      <w:numFmt w:val="decimal"/>
      <w:pStyle w:val="Titre2"/>
      <w:lvlText w:val="%1.%2"/>
      <w:lvlJc w:val="left"/>
      <w:pPr>
        <w:ind w:left="1134" w:hanging="567"/>
      </w:pPr>
      <w:rPr>
        <w:rFonts w:hint="default"/>
      </w:rPr>
    </w:lvl>
    <w:lvl w:ilvl="2">
      <w:start w:val="1"/>
      <w:numFmt w:val="decimal"/>
      <w:pStyle w:val="Titre3"/>
      <w:lvlText w:val="%1.%2.%3"/>
      <w:lvlJc w:val="left"/>
      <w:pPr>
        <w:ind w:left="1083" w:hanging="357"/>
      </w:pPr>
      <w:rPr>
        <w:rFonts w:hint="default"/>
      </w:rPr>
    </w:lvl>
    <w:lvl w:ilvl="3">
      <w:start w:val="1"/>
      <w:numFmt w:val="decimal"/>
      <w:pStyle w:val="Titre4"/>
      <w:lvlText w:val="%1.%2.%3.%4"/>
      <w:lvlJc w:val="left"/>
      <w:pPr>
        <w:ind w:left="1083" w:hanging="357"/>
      </w:pPr>
      <w:rPr>
        <w:rFonts w:hint="default"/>
      </w:rPr>
    </w:lvl>
    <w:lvl w:ilvl="4">
      <w:start w:val="1"/>
      <w:numFmt w:val="decimal"/>
      <w:pStyle w:val="Titre5"/>
      <w:lvlText w:val="%1.%2.%3.%4.%5"/>
      <w:lvlJc w:val="left"/>
      <w:pPr>
        <w:ind w:left="1083" w:hanging="357"/>
      </w:pPr>
      <w:rPr>
        <w:rFonts w:hint="default"/>
      </w:rPr>
    </w:lvl>
    <w:lvl w:ilvl="5">
      <w:start w:val="1"/>
      <w:numFmt w:val="decimal"/>
      <w:pStyle w:val="Titre6"/>
      <w:lvlText w:val="%1.%2.%3.%4.%5.%6"/>
      <w:lvlJc w:val="left"/>
      <w:pPr>
        <w:ind w:left="1083" w:hanging="357"/>
      </w:pPr>
      <w:rPr>
        <w:rFonts w:hint="default"/>
      </w:rPr>
    </w:lvl>
    <w:lvl w:ilvl="6">
      <w:start w:val="1"/>
      <w:numFmt w:val="decimal"/>
      <w:lvlText w:val="%1.%2.%3.%4.%5.%6.%7"/>
      <w:lvlJc w:val="left"/>
      <w:pPr>
        <w:ind w:left="1083" w:hanging="357"/>
      </w:pPr>
      <w:rPr>
        <w:rFonts w:hint="default"/>
      </w:rPr>
    </w:lvl>
    <w:lvl w:ilvl="7">
      <w:start w:val="1"/>
      <w:numFmt w:val="decimal"/>
      <w:lvlText w:val="%1.%2.%3.%4.%5.%6.%7.%8"/>
      <w:lvlJc w:val="left"/>
      <w:pPr>
        <w:ind w:left="1083" w:hanging="357"/>
      </w:pPr>
      <w:rPr>
        <w:rFonts w:hint="default"/>
      </w:rPr>
    </w:lvl>
    <w:lvl w:ilvl="8">
      <w:start w:val="1"/>
      <w:numFmt w:val="decimal"/>
      <w:lvlText w:val="%1.%2.%3.%4.%5.%6.%7.%8.%9"/>
      <w:lvlJc w:val="left"/>
      <w:pPr>
        <w:ind w:left="1083" w:hanging="357"/>
      </w:pPr>
      <w:rPr>
        <w:rFonts w:hint="default"/>
      </w:rPr>
    </w:lvl>
  </w:abstractNum>
  <w:num w:numId="1">
    <w:abstractNumId w:val="3"/>
  </w:num>
  <w:num w:numId="2">
    <w:abstractNumId w:val="2"/>
  </w:num>
  <w:num w:numId="3">
    <w:abstractNumId w:val="1"/>
  </w:num>
  <w:num w:numId="4">
    <w:abstractNumId w:val="0"/>
  </w:num>
  <w:num w:numId="5">
    <w:abstractNumId w:val="10"/>
  </w:num>
  <w:num w:numId="6">
    <w:abstractNumId w:val="4"/>
  </w:num>
  <w:num w:numId="7">
    <w:abstractNumId w:val="15"/>
  </w:num>
  <w:num w:numId="8">
    <w:abstractNumId w:val="19"/>
  </w:num>
  <w:num w:numId="9">
    <w:abstractNumId w:val="14"/>
  </w:num>
  <w:num w:numId="10">
    <w:abstractNumId w:val="5"/>
  </w:num>
  <w:num w:numId="11">
    <w:abstractNumId w:val="16"/>
  </w:num>
  <w:num w:numId="12">
    <w:abstractNumId w:val="8"/>
  </w:num>
  <w:num w:numId="13">
    <w:abstractNumId w:val="7"/>
  </w:num>
  <w:num w:numId="14">
    <w:abstractNumId w:val="17"/>
  </w:num>
  <w:num w:numId="15">
    <w:abstractNumId w:val="6"/>
  </w:num>
  <w:num w:numId="16">
    <w:abstractNumId w:val="12"/>
  </w:num>
  <w:num w:numId="17">
    <w:abstractNumId w:val="9"/>
  </w:num>
  <w:num w:numId="18">
    <w:abstractNumId w:val="18"/>
  </w:num>
  <w:num w:numId="19">
    <w:abstractNumId w:val="13"/>
  </w:num>
  <w:num w:numId="20">
    <w:abstractNumId w:val="11"/>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icolas MIRAULT">
    <w15:presenceInfo w15:providerId="Windows Live" w15:userId="a176b808030c299c"/>
  </w15:person>
  <w15:person w15:author="Nicolas MIRAULT [2]">
    <w15:presenceInfo w15:providerId="AD" w15:userId="S-1-5-21-2146598497-1583636620-1582045581-4912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trackRevision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E346D"/>
    <w:rsid w:val="000004A1"/>
    <w:rsid w:val="00004EFB"/>
    <w:rsid w:val="00026124"/>
    <w:rsid w:val="00030024"/>
    <w:rsid w:val="00034B1D"/>
    <w:rsid w:val="00034CB7"/>
    <w:rsid w:val="00057C77"/>
    <w:rsid w:val="00063711"/>
    <w:rsid w:val="00077ABB"/>
    <w:rsid w:val="00085A53"/>
    <w:rsid w:val="000A0614"/>
    <w:rsid w:val="000C095F"/>
    <w:rsid w:val="001152F3"/>
    <w:rsid w:val="00116256"/>
    <w:rsid w:val="00127C95"/>
    <w:rsid w:val="001511B3"/>
    <w:rsid w:val="0016012C"/>
    <w:rsid w:val="0016571C"/>
    <w:rsid w:val="00176113"/>
    <w:rsid w:val="00180B90"/>
    <w:rsid w:val="00197ED8"/>
    <w:rsid w:val="001B2E2A"/>
    <w:rsid w:val="001C1E9D"/>
    <w:rsid w:val="001D0924"/>
    <w:rsid w:val="001F414F"/>
    <w:rsid w:val="001F7F45"/>
    <w:rsid w:val="0020123E"/>
    <w:rsid w:val="00201F42"/>
    <w:rsid w:val="0020505E"/>
    <w:rsid w:val="002369B3"/>
    <w:rsid w:val="00242528"/>
    <w:rsid w:val="0025695D"/>
    <w:rsid w:val="002578A0"/>
    <w:rsid w:val="0026457A"/>
    <w:rsid w:val="002728E3"/>
    <w:rsid w:val="00275D53"/>
    <w:rsid w:val="002861D3"/>
    <w:rsid w:val="00286EAC"/>
    <w:rsid w:val="0029167C"/>
    <w:rsid w:val="002A09BD"/>
    <w:rsid w:val="002A50DF"/>
    <w:rsid w:val="002A5861"/>
    <w:rsid w:val="002E095C"/>
    <w:rsid w:val="002E44A8"/>
    <w:rsid w:val="0030227E"/>
    <w:rsid w:val="003039D6"/>
    <w:rsid w:val="00306CF7"/>
    <w:rsid w:val="00307430"/>
    <w:rsid w:val="00316FFF"/>
    <w:rsid w:val="00343C4A"/>
    <w:rsid w:val="00350DFD"/>
    <w:rsid w:val="00352CF6"/>
    <w:rsid w:val="003538D8"/>
    <w:rsid w:val="003545BD"/>
    <w:rsid w:val="00356F7F"/>
    <w:rsid w:val="003A3627"/>
    <w:rsid w:val="003A3E3E"/>
    <w:rsid w:val="003A53CB"/>
    <w:rsid w:val="003B6AEE"/>
    <w:rsid w:val="003C2033"/>
    <w:rsid w:val="003C2B50"/>
    <w:rsid w:val="003C5445"/>
    <w:rsid w:val="003E1A12"/>
    <w:rsid w:val="003E51A6"/>
    <w:rsid w:val="003F60A5"/>
    <w:rsid w:val="0040343D"/>
    <w:rsid w:val="00412A03"/>
    <w:rsid w:val="00415E89"/>
    <w:rsid w:val="00416DA5"/>
    <w:rsid w:val="00424094"/>
    <w:rsid w:val="004430C5"/>
    <w:rsid w:val="00455BD5"/>
    <w:rsid w:val="004800F6"/>
    <w:rsid w:val="004853FC"/>
    <w:rsid w:val="004955AB"/>
    <w:rsid w:val="004A3977"/>
    <w:rsid w:val="004B716D"/>
    <w:rsid w:val="004B726A"/>
    <w:rsid w:val="004C01FF"/>
    <w:rsid w:val="004D01A4"/>
    <w:rsid w:val="004D1502"/>
    <w:rsid w:val="004D5987"/>
    <w:rsid w:val="004F0BAA"/>
    <w:rsid w:val="004F2C9F"/>
    <w:rsid w:val="004F5201"/>
    <w:rsid w:val="005107C1"/>
    <w:rsid w:val="0051148E"/>
    <w:rsid w:val="0051355A"/>
    <w:rsid w:val="005229B7"/>
    <w:rsid w:val="00523A0D"/>
    <w:rsid w:val="005301A2"/>
    <w:rsid w:val="005322F4"/>
    <w:rsid w:val="00537524"/>
    <w:rsid w:val="00560B7E"/>
    <w:rsid w:val="00561444"/>
    <w:rsid w:val="00564541"/>
    <w:rsid w:val="0057260C"/>
    <w:rsid w:val="00593E36"/>
    <w:rsid w:val="00597FB7"/>
    <w:rsid w:val="005A3AC0"/>
    <w:rsid w:val="005A4184"/>
    <w:rsid w:val="005A6C67"/>
    <w:rsid w:val="005A7977"/>
    <w:rsid w:val="005B1115"/>
    <w:rsid w:val="005B3ECE"/>
    <w:rsid w:val="005B7610"/>
    <w:rsid w:val="005D0012"/>
    <w:rsid w:val="005E346D"/>
    <w:rsid w:val="005E5DD1"/>
    <w:rsid w:val="00631CF7"/>
    <w:rsid w:val="00644758"/>
    <w:rsid w:val="00647D0E"/>
    <w:rsid w:val="00657696"/>
    <w:rsid w:val="0066272C"/>
    <w:rsid w:val="00670710"/>
    <w:rsid w:val="006857FC"/>
    <w:rsid w:val="006A0575"/>
    <w:rsid w:val="006A0CF9"/>
    <w:rsid w:val="006A1BC2"/>
    <w:rsid w:val="006A7095"/>
    <w:rsid w:val="006F4C99"/>
    <w:rsid w:val="006F5B5B"/>
    <w:rsid w:val="006F5B90"/>
    <w:rsid w:val="006F5C2F"/>
    <w:rsid w:val="006F7A19"/>
    <w:rsid w:val="0070671D"/>
    <w:rsid w:val="007132DE"/>
    <w:rsid w:val="00716EE8"/>
    <w:rsid w:val="00732B9B"/>
    <w:rsid w:val="007356E7"/>
    <w:rsid w:val="00735DED"/>
    <w:rsid w:val="0073667C"/>
    <w:rsid w:val="00746450"/>
    <w:rsid w:val="00747486"/>
    <w:rsid w:val="0075223D"/>
    <w:rsid w:val="00757F4E"/>
    <w:rsid w:val="0077342C"/>
    <w:rsid w:val="0078266E"/>
    <w:rsid w:val="00783301"/>
    <w:rsid w:val="00784872"/>
    <w:rsid w:val="00790917"/>
    <w:rsid w:val="007B3FFE"/>
    <w:rsid w:val="007C31C5"/>
    <w:rsid w:val="007D157A"/>
    <w:rsid w:val="007E20ED"/>
    <w:rsid w:val="007E5B1D"/>
    <w:rsid w:val="007F0813"/>
    <w:rsid w:val="008108FD"/>
    <w:rsid w:val="008212E9"/>
    <w:rsid w:val="008319F2"/>
    <w:rsid w:val="0083340C"/>
    <w:rsid w:val="00837458"/>
    <w:rsid w:val="0085469A"/>
    <w:rsid w:val="00856F67"/>
    <w:rsid w:val="008665E6"/>
    <w:rsid w:val="00875F40"/>
    <w:rsid w:val="0088070D"/>
    <w:rsid w:val="00880EDB"/>
    <w:rsid w:val="0089232B"/>
    <w:rsid w:val="00892B76"/>
    <w:rsid w:val="00896A85"/>
    <w:rsid w:val="008A1334"/>
    <w:rsid w:val="008B1C50"/>
    <w:rsid w:val="008B3FE5"/>
    <w:rsid w:val="008B43AE"/>
    <w:rsid w:val="008C4B46"/>
    <w:rsid w:val="008C76C5"/>
    <w:rsid w:val="008D18E6"/>
    <w:rsid w:val="008E4789"/>
    <w:rsid w:val="008F4879"/>
    <w:rsid w:val="00902822"/>
    <w:rsid w:val="00907A72"/>
    <w:rsid w:val="00917766"/>
    <w:rsid w:val="00921864"/>
    <w:rsid w:val="00934090"/>
    <w:rsid w:val="00940942"/>
    <w:rsid w:val="00943DF5"/>
    <w:rsid w:val="00947766"/>
    <w:rsid w:val="0097356F"/>
    <w:rsid w:val="00975EEE"/>
    <w:rsid w:val="00993185"/>
    <w:rsid w:val="009C08DD"/>
    <w:rsid w:val="009C3E71"/>
    <w:rsid w:val="009C70A5"/>
    <w:rsid w:val="009D24E6"/>
    <w:rsid w:val="009D50E4"/>
    <w:rsid w:val="009F0F4B"/>
    <w:rsid w:val="00A00CA5"/>
    <w:rsid w:val="00A04A27"/>
    <w:rsid w:val="00A246E0"/>
    <w:rsid w:val="00A263C5"/>
    <w:rsid w:val="00A30E92"/>
    <w:rsid w:val="00A31F38"/>
    <w:rsid w:val="00A32289"/>
    <w:rsid w:val="00A373E5"/>
    <w:rsid w:val="00A40B82"/>
    <w:rsid w:val="00A448D3"/>
    <w:rsid w:val="00A46EF1"/>
    <w:rsid w:val="00A53AAC"/>
    <w:rsid w:val="00A564DB"/>
    <w:rsid w:val="00A61D24"/>
    <w:rsid w:val="00A82B08"/>
    <w:rsid w:val="00A9635A"/>
    <w:rsid w:val="00AA2FF7"/>
    <w:rsid w:val="00AA6A5D"/>
    <w:rsid w:val="00AB12C3"/>
    <w:rsid w:val="00AB5E6C"/>
    <w:rsid w:val="00AD6BFC"/>
    <w:rsid w:val="00AE7C63"/>
    <w:rsid w:val="00AF4DBB"/>
    <w:rsid w:val="00B071F8"/>
    <w:rsid w:val="00B17463"/>
    <w:rsid w:val="00B17D80"/>
    <w:rsid w:val="00B216C1"/>
    <w:rsid w:val="00B2398E"/>
    <w:rsid w:val="00B27405"/>
    <w:rsid w:val="00B315CE"/>
    <w:rsid w:val="00B467FF"/>
    <w:rsid w:val="00B653FF"/>
    <w:rsid w:val="00B65A66"/>
    <w:rsid w:val="00B77415"/>
    <w:rsid w:val="00B976BF"/>
    <w:rsid w:val="00BA20A1"/>
    <w:rsid w:val="00BA509F"/>
    <w:rsid w:val="00BA68E9"/>
    <w:rsid w:val="00BC6055"/>
    <w:rsid w:val="00BD5127"/>
    <w:rsid w:val="00BD5E12"/>
    <w:rsid w:val="00BE4FB1"/>
    <w:rsid w:val="00BF08A0"/>
    <w:rsid w:val="00BF710F"/>
    <w:rsid w:val="00C10502"/>
    <w:rsid w:val="00C12988"/>
    <w:rsid w:val="00C15F62"/>
    <w:rsid w:val="00C2043B"/>
    <w:rsid w:val="00C274A9"/>
    <w:rsid w:val="00C274CE"/>
    <w:rsid w:val="00C576CE"/>
    <w:rsid w:val="00C8352A"/>
    <w:rsid w:val="00C91B1B"/>
    <w:rsid w:val="00CA6F37"/>
    <w:rsid w:val="00CC2B71"/>
    <w:rsid w:val="00CD051E"/>
    <w:rsid w:val="00CD3BA9"/>
    <w:rsid w:val="00CE754F"/>
    <w:rsid w:val="00CF1E30"/>
    <w:rsid w:val="00CF68BF"/>
    <w:rsid w:val="00D11BC1"/>
    <w:rsid w:val="00D16611"/>
    <w:rsid w:val="00D256DB"/>
    <w:rsid w:val="00D32086"/>
    <w:rsid w:val="00D4279A"/>
    <w:rsid w:val="00D42934"/>
    <w:rsid w:val="00D47B5E"/>
    <w:rsid w:val="00D71344"/>
    <w:rsid w:val="00DB6D7D"/>
    <w:rsid w:val="00DB71CE"/>
    <w:rsid w:val="00DC73AD"/>
    <w:rsid w:val="00DD6D53"/>
    <w:rsid w:val="00DF78C6"/>
    <w:rsid w:val="00E041A6"/>
    <w:rsid w:val="00E07996"/>
    <w:rsid w:val="00E12C2D"/>
    <w:rsid w:val="00E135D2"/>
    <w:rsid w:val="00E4241E"/>
    <w:rsid w:val="00E479DE"/>
    <w:rsid w:val="00E63E4B"/>
    <w:rsid w:val="00E67C24"/>
    <w:rsid w:val="00E70FE1"/>
    <w:rsid w:val="00E731A9"/>
    <w:rsid w:val="00E90A3C"/>
    <w:rsid w:val="00E924E7"/>
    <w:rsid w:val="00E93EAA"/>
    <w:rsid w:val="00E963B3"/>
    <w:rsid w:val="00EA129C"/>
    <w:rsid w:val="00EB4120"/>
    <w:rsid w:val="00EC1685"/>
    <w:rsid w:val="00EC5ACF"/>
    <w:rsid w:val="00ED29AE"/>
    <w:rsid w:val="00EE7747"/>
    <w:rsid w:val="00EF50E5"/>
    <w:rsid w:val="00F00CA2"/>
    <w:rsid w:val="00F120DD"/>
    <w:rsid w:val="00F15D10"/>
    <w:rsid w:val="00F44823"/>
    <w:rsid w:val="00F50435"/>
    <w:rsid w:val="00F56876"/>
    <w:rsid w:val="00F577B6"/>
    <w:rsid w:val="00F65661"/>
    <w:rsid w:val="00F6622C"/>
    <w:rsid w:val="00F70422"/>
    <w:rsid w:val="00F872C9"/>
    <w:rsid w:val="00F93679"/>
    <w:rsid w:val="00FB16A3"/>
    <w:rsid w:val="00FB4BBC"/>
    <w:rsid w:val="00FB5C3A"/>
    <w:rsid w:val="00FC04A2"/>
    <w:rsid w:val="00FC67FB"/>
    <w:rsid w:val="00FD0410"/>
    <w:rsid w:val="00FD4CFD"/>
    <w:rsid w:val="00FE4174"/>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8E6AFE6"/>
  <w15:docId w15:val="{BCC8FB81-9B16-4790-87D4-3A9211234A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Angsana New"/>
        <w:lang w:val="fr-FR" w:eastAsia="fr-FR" w:bidi="ar-SA"/>
      </w:rPr>
    </w:rPrDefault>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lsdException w:name="heading 7" w:semiHidden="1" w:uiPriority="18" w:unhideWhenUsed="1" w:qFormat="1"/>
    <w:lsdException w:name="heading 8" w:semiHidden="1" w:uiPriority="18" w:unhideWhenUsed="1" w:qFormat="1"/>
    <w:lsdException w:name="heading 9" w:semiHidden="1" w:uiPriority="18"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1" w:unhideWhenUsed="1" w:qFormat="1"/>
    <w:lsdException w:name="List Number 3" w:semiHidden="1" w:uiPriority="18" w:unhideWhenUsed="1" w:qFormat="1"/>
    <w:lsdException w:name="List Number 4" w:semiHidden="1" w:unhideWhenUsed="1"/>
    <w:lsdException w:name="List Number 5" w:semiHidden="1" w:unhideWhenUsed="1"/>
    <w:lsdException w:name="Title" w:uiPriority="19" w:qFormat="1"/>
    <w:lsdException w:name="Closing" w:semiHidden="1" w:unhideWhenUsed="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3627"/>
    <w:pPr>
      <w:spacing w:before="40" w:after="160" w:line="288" w:lineRule="auto"/>
      <w:jc w:val="both"/>
    </w:pPr>
    <w:rPr>
      <w:rFonts w:ascii="Arial" w:hAnsi="Arial"/>
      <w:color w:val="000000"/>
      <w:kern w:val="20"/>
      <w:lang w:eastAsia="en-US"/>
    </w:rPr>
  </w:style>
  <w:style w:type="paragraph" w:styleId="Titre1">
    <w:name w:val="heading 1"/>
    <w:basedOn w:val="Normal"/>
    <w:next w:val="texte-text"/>
    <w:link w:val="Titre1Car"/>
    <w:uiPriority w:val="1"/>
    <w:qFormat/>
    <w:rsid w:val="00A40B82"/>
    <w:pPr>
      <w:keepNext/>
      <w:keepLines/>
      <w:numPr>
        <w:numId w:val="8"/>
      </w:numPr>
      <w:pBdr>
        <w:bottom w:val="single" w:sz="2" w:space="1" w:color="333366"/>
      </w:pBdr>
      <w:tabs>
        <w:tab w:val="left" w:pos="851"/>
      </w:tabs>
      <w:spacing w:before="60" w:after="360" w:line="240" w:lineRule="auto"/>
      <w:ind w:left="851" w:right="-567" w:hanging="851"/>
      <w:jc w:val="left"/>
      <w:outlineLvl w:val="0"/>
    </w:pPr>
    <w:rPr>
      <w:b/>
      <w:caps/>
      <w:color w:val="333366"/>
      <w:kern w:val="0"/>
      <w:sz w:val="28"/>
      <w:szCs w:val="28"/>
      <w:lang w:val="en-GB" w:eastAsia="ja-JP"/>
    </w:rPr>
  </w:style>
  <w:style w:type="paragraph" w:styleId="Titre2">
    <w:name w:val="heading 2"/>
    <w:basedOn w:val="Titre1"/>
    <w:next w:val="Normal"/>
    <w:link w:val="Titre2Car"/>
    <w:uiPriority w:val="1"/>
    <w:unhideWhenUsed/>
    <w:qFormat/>
    <w:rsid w:val="00A40B82"/>
    <w:pPr>
      <w:numPr>
        <w:ilvl w:val="1"/>
      </w:numPr>
      <w:pBdr>
        <w:bottom w:val="none" w:sz="0" w:space="0" w:color="auto"/>
      </w:pBdr>
      <w:spacing w:before="360" w:after="60"/>
      <w:ind w:left="851" w:right="0" w:hanging="851"/>
      <w:outlineLvl w:val="1"/>
    </w:pPr>
    <w:rPr>
      <w:rFonts w:eastAsia="Times New Roman" w:cs="Cordia New"/>
      <w:caps w:val="0"/>
      <w:smallCaps/>
      <w:color w:val="5DBFD4"/>
      <w:sz w:val="24"/>
      <w:szCs w:val="24"/>
    </w:rPr>
  </w:style>
  <w:style w:type="paragraph" w:styleId="Titre3">
    <w:name w:val="heading 3"/>
    <w:basedOn w:val="Titre2"/>
    <w:next w:val="Normal"/>
    <w:link w:val="Titre3Car"/>
    <w:uiPriority w:val="1"/>
    <w:unhideWhenUsed/>
    <w:qFormat/>
    <w:rsid w:val="00A40B82"/>
    <w:pPr>
      <w:numPr>
        <w:ilvl w:val="2"/>
      </w:numPr>
      <w:spacing w:before="120" w:after="200"/>
      <w:ind w:left="851" w:hanging="851"/>
      <w:outlineLvl w:val="2"/>
    </w:pPr>
    <w:rPr>
      <w:rFonts w:ascii="Arial gras" w:hAnsi="Arial gras"/>
      <w:bCs/>
      <w:smallCaps w:val="0"/>
      <w:color w:val="808080"/>
      <w:sz w:val="20"/>
      <w:szCs w:val="20"/>
    </w:rPr>
  </w:style>
  <w:style w:type="paragraph" w:styleId="Titre4">
    <w:name w:val="heading 4"/>
    <w:basedOn w:val="Titre3"/>
    <w:next w:val="Normal"/>
    <w:link w:val="Titre4Car"/>
    <w:uiPriority w:val="1"/>
    <w:unhideWhenUsed/>
    <w:qFormat/>
    <w:rsid w:val="00A40B82"/>
    <w:pPr>
      <w:numPr>
        <w:ilvl w:val="3"/>
      </w:numPr>
      <w:ind w:left="851" w:hanging="851"/>
      <w:outlineLvl w:val="3"/>
    </w:pPr>
    <w:rPr>
      <w:bCs w:val="0"/>
      <w:iCs/>
      <w:color w:val="auto"/>
    </w:rPr>
  </w:style>
  <w:style w:type="paragraph" w:styleId="Titre5">
    <w:name w:val="heading 5"/>
    <w:basedOn w:val="Titre4"/>
    <w:next w:val="Normal"/>
    <w:link w:val="Titre5Car"/>
    <w:uiPriority w:val="1"/>
    <w:unhideWhenUsed/>
    <w:rsid w:val="00A40B82"/>
    <w:pPr>
      <w:numPr>
        <w:ilvl w:val="4"/>
      </w:numPr>
      <w:tabs>
        <w:tab w:val="clear" w:pos="851"/>
        <w:tab w:val="left" w:pos="993"/>
      </w:tabs>
      <w:ind w:left="993" w:hanging="993"/>
      <w:outlineLvl w:val="4"/>
    </w:pPr>
  </w:style>
  <w:style w:type="paragraph" w:styleId="Titre6">
    <w:name w:val="heading 6"/>
    <w:basedOn w:val="Titre5"/>
    <w:next w:val="Normal"/>
    <w:link w:val="Titre6Car"/>
    <w:uiPriority w:val="1"/>
    <w:unhideWhenUsed/>
    <w:rsid w:val="002E44A8"/>
    <w:pPr>
      <w:numPr>
        <w:ilvl w:val="5"/>
      </w:numPr>
      <w:outlineLvl w:val="5"/>
    </w:pPr>
    <w:rPr>
      <w:iCs w:val="0"/>
    </w:rPr>
  </w:style>
  <w:style w:type="paragraph" w:styleId="Titre7">
    <w:name w:val="heading 7"/>
    <w:basedOn w:val="Normal"/>
    <w:next w:val="Normal"/>
    <w:link w:val="Titre7Car"/>
    <w:uiPriority w:val="18"/>
    <w:semiHidden/>
    <w:unhideWhenUsed/>
    <w:qFormat/>
    <w:rsid w:val="00316FFF"/>
    <w:pPr>
      <w:keepNext/>
      <w:keepLines/>
      <w:spacing w:before="200" w:after="0"/>
      <w:outlineLvl w:val="6"/>
    </w:pPr>
    <w:rPr>
      <w:rFonts w:ascii="Calibri" w:eastAsia="Times New Roman" w:hAnsi="Calibri" w:cs="Cordia New"/>
      <w:i/>
      <w:iCs/>
      <w:color w:val="404040"/>
      <w:lang w:eastAsia="fr-FR"/>
    </w:rPr>
  </w:style>
  <w:style w:type="paragraph" w:styleId="Titre8">
    <w:name w:val="heading 8"/>
    <w:basedOn w:val="Normal"/>
    <w:next w:val="Normal"/>
    <w:link w:val="Titre8Car"/>
    <w:uiPriority w:val="18"/>
    <w:semiHidden/>
    <w:unhideWhenUsed/>
    <w:qFormat/>
    <w:rsid w:val="00316FFF"/>
    <w:pPr>
      <w:keepNext/>
      <w:keepLines/>
      <w:spacing w:before="200" w:after="0"/>
      <w:outlineLvl w:val="7"/>
    </w:pPr>
    <w:rPr>
      <w:rFonts w:ascii="Calibri" w:eastAsia="Times New Roman" w:hAnsi="Calibri" w:cs="Cordia New"/>
      <w:color w:val="404040"/>
      <w:lang w:eastAsia="fr-FR"/>
    </w:rPr>
  </w:style>
  <w:style w:type="paragraph" w:styleId="Titre9">
    <w:name w:val="heading 9"/>
    <w:basedOn w:val="Normal"/>
    <w:next w:val="Normal"/>
    <w:link w:val="Titre9Car"/>
    <w:uiPriority w:val="18"/>
    <w:semiHidden/>
    <w:unhideWhenUsed/>
    <w:qFormat/>
    <w:rsid w:val="00316FFF"/>
    <w:pPr>
      <w:keepNext/>
      <w:keepLines/>
      <w:spacing w:before="200" w:after="0"/>
      <w:outlineLvl w:val="8"/>
    </w:pPr>
    <w:rPr>
      <w:rFonts w:ascii="Calibri" w:eastAsia="Times New Roman" w:hAnsi="Calibri" w:cs="Cordia New"/>
      <w:i/>
      <w:iCs/>
      <w:color w:val="404040"/>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16FFF"/>
    <w:pPr>
      <w:tabs>
        <w:tab w:val="center" w:pos="4536"/>
        <w:tab w:val="right" w:pos="9072"/>
      </w:tabs>
    </w:pPr>
  </w:style>
  <w:style w:type="character" w:customStyle="1" w:styleId="En-tteCar">
    <w:name w:val="En-tête Car"/>
    <w:link w:val="En-tte"/>
    <w:uiPriority w:val="99"/>
    <w:rsid w:val="00316FFF"/>
    <w:rPr>
      <w:rFonts w:ascii="Arial" w:hAnsi="Arial"/>
      <w:color w:val="000000"/>
      <w:kern w:val="20"/>
      <w:lang w:eastAsia="en-US"/>
    </w:rPr>
  </w:style>
  <w:style w:type="paragraph" w:styleId="Pieddepage">
    <w:name w:val="footer"/>
    <w:basedOn w:val="Normal"/>
    <w:link w:val="PieddepageCar"/>
    <w:uiPriority w:val="99"/>
    <w:unhideWhenUsed/>
    <w:rsid w:val="00316FFF"/>
    <w:pPr>
      <w:tabs>
        <w:tab w:val="center" w:pos="4536"/>
        <w:tab w:val="right" w:pos="9072"/>
      </w:tabs>
    </w:pPr>
  </w:style>
  <w:style w:type="character" w:customStyle="1" w:styleId="PieddepageCar">
    <w:name w:val="Pied de page Car"/>
    <w:link w:val="Pieddepage"/>
    <w:uiPriority w:val="99"/>
    <w:rsid w:val="00316FFF"/>
    <w:rPr>
      <w:rFonts w:ascii="Arial" w:hAnsi="Arial"/>
      <w:color w:val="000000"/>
      <w:kern w:val="20"/>
      <w:lang w:eastAsia="en-US"/>
    </w:rPr>
  </w:style>
  <w:style w:type="table" w:styleId="Grilledutableau">
    <w:name w:val="Table Grid"/>
    <w:basedOn w:val="Tableau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link w:val="SansinterligneCar"/>
    <w:uiPriority w:val="1"/>
    <w:qFormat/>
    <w:rsid w:val="00316FFF"/>
    <w:rPr>
      <w:rFonts w:ascii="Arial" w:hAnsi="Arial"/>
      <w:color w:val="000000"/>
      <w:kern w:val="20"/>
      <w:lang w:eastAsia="en-US"/>
    </w:rPr>
  </w:style>
  <w:style w:type="paragraph" w:styleId="Textedebulles">
    <w:name w:val="Balloon Text"/>
    <w:basedOn w:val="Normal"/>
    <w:link w:val="TextedebullesCar"/>
    <w:uiPriority w:val="99"/>
    <w:semiHidden/>
    <w:unhideWhenUsed/>
    <w:pPr>
      <w:spacing w:after="0" w:line="240" w:lineRule="auto"/>
    </w:pPr>
    <w:rPr>
      <w:rFonts w:ascii="Tahoma" w:hAnsi="Tahoma" w:cs="Tahoma"/>
      <w:sz w:val="16"/>
    </w:rPr>
  </w:style>
  <w:style w:type="character" w:customStyle="1" w:styleId="TextedebullesCar">
    <w:name w:val="Texte de bulles Car"/>
    <w:link w:val="Textedebulles"/>
    <w:uiPriority w:val="99"/>
    <w:semiHidden/>
    <w:rPr>
      <w:rFonts w:ascii="Tahoma" w:hAnsi="Tahoma" w:cs="Tahoma"/>
      <w:sz w:val="16"/>
    </w:rPr>
  </w:style>
  <w:style w:type="character" w:customStyle="1" w:styleId="Titre1Car">
    <w:name w:val="Titre 1 Car"/>
    <w:link w:val="Titre1"/>
    <w:uiPriority w:val="1"/>
    <w:rsid w:val="00A40B82"/>
    <w:rPr>
      <w:rFonts w:ascii="Arial" w:hAnsi="Arial"/>
      <w:b/>
      <w:caps/>
      <w:color w:val="333366"/>
      <w:sz w:val="28"/>
      <w:szCs w:val="28"/>
      <w:lang w:val="en-GB" w:eastAsia="ja-JP"/>
    </w:rPr>
  </w:style>
  <w:style w:type="character" w:customStyle="1" w:styleId="Titre2Car">
    <w:name w:val="Titre 2 Car"/>
    <w:link w:val="Titre2"/>
    <w:uiPriority w:val="1"/>
    <w:rsid w:val="00A40B82"/>
    <w:rPr>
      <w:rFonts w:ascii="Arial" w:eastAsia="Times New Roman" w:hAnsi="Arial" w:cs="Cordia New"/>
      <w:b/>
      <w:smallCaps/>
      <w:color w:val="5DBFD4"/>
      <w:sz w:val="24"/>
      <w:szCs w:val="24"/>
      <w:lang w:val="en-GB" w:eastAsia="ja-JP"/>
    </w:rPr>
  </w:style>
  <w:style w:type="character" w:styleId="Textedelespacerserv">
    <w:name w:val="Placeholder Text"/>
    <w:uiPriority w:val="99"/>
    <w:semiHidden/>
    <w:rPr>
      <w:color w:val="808080"/>
    </w:rPr>
  </w:style>
  <w:style w:type="paragraph" w:styleId="Citation">
    <w:name w:val="Quote"/>
    <w:basedOn w:val="Normal"/>
    <w:next w:val="Normal"/>
    <w:link w:val="CitationCar"/>
    <w:uiPriority w:val="9"/>
    <w:unhideWhenUsed/>
    <w:qFormat/>
    <w:rsid w:val="00316FFF"/>
    <w:pPr>
      <w:spacing w:before="240" w:after="240"/>
      <w:ind w:left="720" w:right="720"/>
    </w:pPr>
    <w:rPr>
      <w:rFonts w:ascii="Cambria" w:hAnsi="Cambria"/>
      <w:i/>
      <w:iCs/>
      <w:color w:val="7E97AD"/>
      <w:sz w:val="28"/>
      <w:lang w:eastAsia="fr-FR"/>
    </w:rPr>
  </w:style>
  <w:style w:type="character" w:customStyle="1" w:styleId="CitationCar">
    <w:name w:val="Citation Car"/>
    <w:link w:val="Citation"/>
    <w:uiPriority w:val="9"/>
    <w:rsid w:val="00316FFF"/>
    <w:rPr>
      <w:i/>
      <w:iCs/>
      <w:color w:val="7E97AD"/>
      <w:kern w:val="20"/>
      <w:sz w:val="28"/>
    </w:rPr>
  </w:style>
  <w:style w:type="paragraph" w:styleId="Bibliographie">
    <w:name w:val="Bibliography"/>
    <w:basedOn w:val="Normal"/>
    <w:next w:val="Normal"/>
    <w:uiPriority w:val="37"/>
    <w:semiHidden/>
    <w:unhideWhenUsed/>
  </w:style>
  <w:style w:type="paragraph" w:styleId="Normalcentr">
    <w:name w:val="Block Text"/>
    <w:basedOn w:val="Normal"/>
    <w:uiPriority w:val="99"/>
    <w:semiHidden/>
    <w:unhideWhenUsed/>
    <w:pPr>
      <w:pBdr>
        <w:top w:val="single" w:sz="2" w:space="10" w:color="7E97AD" w:frame="1"/>
        <w:left w:val="single" w:sz="2" w:space="10" w:color="7E97AD" w:frame="1"/>
        <w:bottom w:val="single" w:sz="2" w:space="10" w:color="7E97AD" w:frame="1"/>
        <w:right w:val="single" w:sz="2" w:space="10" w:color="7E97AD" w:frame="1"/>
      </w:pBdr>
      <w:ind w:left="1152" w:right="1152"/>
    </w:pPr>
    <w:rPr>
      <w:i/>
      <w:iCs/>
      <w:color w:val="7E97AD"/>
    </w:rPr>
  </w:style>
  <w:style w:type="paragraph" w:styleId="Corpsdetexte">
    <w:name w:val="Body Text"/>
    <w:basedOn w:val="Normal"/>
    <w:link w:val="CorpsdetexteCar"/>
    <w:uiPriority w:val="99"/>
    <w:semiHidden/>
    <w:unhideWhenUsed/>
    <w:pPr>
      <w:spacing w:after="120"/>
    </w:pPr>
  </w:style>
  <w:style w:type="character" w:customStyle="1" w:styleId="CorpsdetexteCar">
    <w:name w:val="Corps de texte Car"/>
    <w:basedOn w:val="Policepardfaut"/>
    <w:link w:val="Corpsdetexte"/>
    <w:uiPriority w:val="99"/>
    <w:semiHidden/>
  </w:style>
  <w:style w:type="paragraph" w:styleId="Corpsdetexte2">
    <w:name w:val="Body Text 2"/>
    <w:basedOn w:val="Normal"/>
    <w:link w:val="Corpsdetexte2Car"/>
    <w:uiPriority w:val="99"/>
    <w:semiHidden/>
    <w:unhideWhenUsed/>
    <w:pPr>
      <w:spacing w:after="120" w:line="480" w:lineRule="auto"/>
    </w:pPr>
  </w:style>
  <w:style w:type="character" w:customStyle="1" w:styleId="Corpsdetexte2Car">
    <w:name w:val="Corps de texte 2 Car"/>
    <w:basedOn w:val="Policepardfaut"/>
    <w:link w:val="Corpsdetexte2"/>
    <w:uiPriority w:val="99"/>
    <w:semiHidden/>
  </w:style>
  <w:style w:type="paragraph" w:styleId="Corpsdetexte3">
    <w:name w:val="Body Text 3"/>
    <w:basedOn w:val="Normal"/>
    <w:link w:val="Corpsdetexte3Car"/>
    <w:uiPriority w:val="99"/>
    <w:semiHidden/>
    <w:unhideWhenUsed/>
    <w:pPr>
      <w:spacing w:after="120"/>
    </w:pPr>
    <w:rPr>
      <w:sz w:val="16"/>
    </w:rPr>
  </w:style>
  <w:style w:type="character" w:customStyle="1" w:styleId="Corpsdetexte3Car">
    <w:name w:val="Corps de texte 3 Car"/>
    <w:link w:val="Corpsdetexte3"/>
    <w:uiPriority w:val="99"/>
    <w:semiHidden/>
    <w:rPr>
      <w:sz w:val="16"/>
    </w:rPr>
  </w:style>
  <w:style w:type="paragraph" w:styleId="Retrait1religne">
    <w:name w:val="Body Text First Indent"/>
    <w:basedOn w:val="Corpsdetexte"/>
    <w:link w:val="Retrait1religneCar"/>
    <w:uiPriority w:val="99"/>
    <w:semiHidden/>
    <w:unhideWhenUsed/>
    <w:pPr>
      <w:spacing w:after="200"/>
      <w:ind w:firstLine="360"/>
    </w:pPr>
  </w:style>
  <w:style w:type="character" w:customStyle="1" w:styleId="Retrait1religneCar">
    <w:name w:val="Retrait 1re ligne Car"/>
    <w:basedOn w:val="CorpsdetexteCar"/>
    <w:link w:val="Retrait1religne"/>
    <w:uiPriority w:val="99"/>
    <w:semiHidden/>
  </w:style>
  <w:style w:type="paragraph" w:styleId="Retraitcorpsdetexte">
    <w:name w:val="Body Text Indent"/>
    <w:basedOn w:val="Normal"/>
    <w:link w:val="RetraitcorpsdetexteCar"/>
    <w:uiPriority w:val="99"/>
    <w:semiHidden/>
    <w:unhideWhenUsed/>
    <w:pPr>
      <w:spacing w:after="120"/>
      <w:ind w:left="360"/>
    </w:pPr>
  </w:style>
  <w:style w:type="character" w:customStyle="1" w:styleId="RetraitcorpsdetexteCar">
    <w:name w:val="Retrait corps de texte Car"/>
    <w:basedOn w:val="Policepardfaut"/>
    <w:link w:val="Retraitcorpsdetexte"/>
    <w:uiPriority w:val="99"/>
    <w:semiHidden/>
  </w:style>
  <w:style w:type="paragraph" w:styleId="Retraitcorpset1relig">
    <w:name w:val="Body Text First Indent 2"/>
    <w:basedOn w:val="Retraitcorpsdetexte"/>
    <w:link w:val="Retraitcorpset1religCar"/>
    <w:uiPriority w:val="99"/>
    <w:semiHidden/>
    <w:unhideWhenUsed/>
    <w:pPr>
      <w:spacing w:after="200"/>
      <w:ind w:firstLine="360"/>
    </w:pPr>
  </w:style>
  <w:style w:type="character" w:customStyle="1" w:styleId="Retraitcorpset1religCar">
    <w:name w:val="Retrait corps et 1re lig. Car"/>
    <w:basedOn w:val="RetraitcorpsdetexteCar"/>
    <w:link w:val="Retraitcorpset1relig"/>
    <w:uiPriority w:val="99"/>
    <w:semiHidden/>
  </w:style>
  <w:style w:type="paragraph" w:styleId="Retraitcorpsdetexte2">
    <w:name w:val="Body Text Indent 2"/>
    <w:basedOn w:val="Normal"/>
    <w:link w:val="Retraitcorpsdetexte2Car"/>
    <w:uiPriority w:val="99"/>
    <w:semiHidden/>
    <w:unhideWhenUsed/>
    <w:pPr>
      <w:spacing w:after="120" w:line="480" w:lineRule="auto"/>
      <w:ind w:left="360"/>
    </w:pPr>
  </w:style>
  <w:style w:type="character" w:customStyle="1" w:styleId="Retraitcorpsdetexte2Car">
    <w:name w:val="Retrait corps de texte 2 Car"/>
    <w:basedOn w:val="Policepardfaut"/>
    <w:link w:val="Retraitcorpsdetexte2"/>
    <w:uiPriority w:val="99"/>
    <w:semiHidden/>
  </w:style>
  <w:style w:type="paragraph" w:styleId="Retraitcorpsdetexte3">
    <w:name w:val="Body Text Indent 3"/>
    <w:basedOn w:val="Normal"/>
    <w:link w:val="Retraitcorpsdetexte3Car"/>
    <w:uiPriority w:val="99"/>
    <w:semiHidden/>
    <w:unhideWhenUsed/>
    <w:pPr>
      <w:spacing w:after="120"/>
      <w:ind w:left="360"/>
    </w:pPr>
    <w:rPr>
      <w:sz w:val="16"/>
    </w:rPr>
  </w:style>
  <w:style w:type="character" w:customStyle="1" w:styleId="Retraitcorpsdetexte3Car">
    <w:name w:val="Retrait corps de texte 3 Car"/>
    <w:link w:val="Retraitcorpsdetexte3"/>
    <w:uiPriority w:val="99"/>
    <w:semiHidden/>
    <w:rPr>
      <w:sz w:val="16"/>
    </w:rPr>
  </w:style>
  <w:style w:type="character" w:styleId="Titredulivre">
    <w:name w:val="Book Title"/>
    <w:uiPriority w:val="33"/>
    <w:semiHidden/>
    <w:unhideWhenUsed/>
    <w:rPr>
      <w:b/>
      <w:bCs/>
      <w:smallCaps/>
      <w:spacing w:val="5"/>
    </w:rPr>
  </w:style>
  <w:style w:type="paragraph" w:styleId="Lgende">
    <w:name w:val="caption"/>
    <w:basedOn w:val="Normal"/>
    <w:next w:val="Normal"/>
    <w:uiPriority w:val="35"/>
    <w:semiHidden/>
    <w:unhideWhenUsed/>
    <w:qFormat/>
    <w:rsid w:val="00316FFF"/>
    <w:pPr>
      <w:spacing w:line="240" w:lineRule="auto"/>
    </w:pPr>
    <w:rPr>
      <w:b/>
      <w:bCs/>
      <w:color w:val="7E97AD"/>
      <w:sz w:val="18"/>
    </w:rPr>
  </w:style>
  <w:style w:type="paragraph" w:styleId="Formuledepolitesse">
    <w:name w:val="Closing"/>
    <w:basedOn w:val="Normal"/>
    <w:link w:val="FormuledepolitesseCar"/>
    <w:uiPriority w:val="99"/>
    <w:semiHidden/>
    <w:unhideWhenUsed/>
    <w:pPr>
      <w:spacing w:after="0" w:line="240" w:lineRule="auto"/>
      <w:ind w:left="4320"/>
    </w:pPr>
  </w:style>
  <w:style w:type="character" w:customStyle="1" w:styleId="FormuledepolitesseCar">
    <w:name w:val="Formule de politesse Car"/>
    <w:basedOn w:val="Policepardfaut"/>
    <w:link w:val="Formuledepolitesse"/>
    <w:uiPriority w:val="99"/>
    <w:semiHidden/>
  </w:style>
  <w:style w:type="table" w:styleId="Grillecouleur">
    <w:name w:val="Colorful Grid"/>
    <w:basedOn w:val="TableauNormal"/>
    <w:uiPriority w:val="73"/>
    <w:rPr>
      <w:color w:val="000000"/>
    </w:rPr>
    <w:tblPr>
      <w:tblStyleRowBandSize w:val="1"/>
      <w:tblStyleColBandSize w:val="1"/>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Grillecouleur-Accent1">
    <w:name w:val="Colorful Grid Accent 1"/>
    <w:basedOn w:val="TableauNormal"/>
    <w:uiPriority w:val="73"/>
    <w:rPr>
      <w:color w:val="000000"/>
    </w:rPr>
    <w:tblPr>
      <w:tblStyleRowBandSize w:val="1"/>
      <w:tblStyleColBandSize w:val="1"/>
      <w:tblBorders>
        <w:insideH w:val="single" w:sz="4" w:space="0" w:color="FFFFFF"/>
      </w:tblBorders>
    </w:tblPr>
    <w:tcPr>
      <w:shd w:val="clear" w:color="auto" w:fill="E5EAEE"/>
    </w:tcPr>
    <w:tblStylePr w:type="firstRow">
      <w:rPr>
        <w:b/>
        <w:bCs/>
      </w:rPr>
      <w:tblPr/>
      <w:tcPr>
        <w:shd w:val="clear" w:color="auto" w:fill="CBD5DE"/>
      </w:tcPr>
    </w:tblStylePr>
    <w:tblStylePr w:type="lastRow">
      <w:rPr>
        <w:b/>
        <w:bCs/>
        <w:color w:val="000000"/>
      </w:rPr>
      <w:tblPr/>
      <w:tcPr>
        <w:shd w:val="clear" w:color="auto" w:fill="CBD5DE"/>
      </w:tcPr>
    </w:tblStylePr>
    <w:tblStylePr w:type="firstCol">
      <w:rPr>
        <w:color w:val="FFFFFF"/>
      </w:rPr>
      <w:tblPr/>
      <w:tcPr>
        <w:shd w:val="clear" w:color="auto" w:fill="577188"/>
      </w:tcPr>
    </w:tblStylePr>
    <w:tblStylePr w:type="lastCol">
      <w:rPr>
        <w:color w:val="FFFFFF"/>
      </w:rPr>
      <w:tblPr/>
      <w:tcPr>
        <w:shd w:val="clear" w:color="auto" w:fill="577188"/>
      </w:tcPr>
    </w:tblStylePr>
    <w:tblStylePr w:type="band1Vert">
      <w:tblPr/>
      <w:tcPr>
        <w:shd w:val="clear" w:color="auto" w:fill="BECBD6"/>
      </w:tcPr>
    </w:tblStylePr>
    <w:tblStylePr w:type="band1Horz">
      <w:tblPr/>
      <w:tcPr>
        <w:shd w:val="clear" w:color="auto" w:fill="BECBD6"/>
      </w:tcPr>
    </w:tblStylePr>
  </w:style>
  <w:style w:type="table" w:styleId="Grillecouleur-Accent2">
    <w:name w:val="Colorful Grid Accent 2"/>
    <w:basedOn w:val="TableauNormal"/>
    <w:uiPriority w:val="73"/>
    <w:rPr>
      <w:color w:val="000000"/>
    </w:rPr>
    <w:tblPr>
      <w:tblStyleRowBandSize w:val="1"/>
      <w:tblStyleColBandSize w:val="1"/>
      <w:tblBorders>
        <w:insideH w:val="single" w:sz="4" w:space="0" w:color="FFFFFF"/>
      </w:tblBorders>
    </w:tblPr>
    <w:tcPr>
      <w:shd w:val="clear" w:color="auto" w:fill="F4E8DF"/>
    </w:tcPr>
    <w:tblStylePr w:type="firstRow">
      <w:rPr>
        <w:b/>
        <w:bCs/>
      </w:rPr>
      <w:tblPr/>
      <w:tcPr>
        <w:shd w:val="clear" w:color="auto" w:fill="EAD1BF"/>
      </w:tcPr>
    </w:tblStylePr>
    <w:tblStylePr w:type="lastRow">
      <w:rPr>
        <w:b/>
        <w:bCs/>
        <w:color w:val="000000"/>
      </w:rPr>
      <w:tblPr/>
      <w:tcPr>
        <w:shd w:val="clear" w:color="auto" w:fill="EAD1BF"/>
      </w:tcPr>
    </w:tblStylePr>
    <w:tblStylePr w:type="firstCol">
      <w:rPr>
        <w:color w:val="FFFFFF"/>
      </w:rPr>
      <w:tblPr/>
      <w:tcPr>
        <w:shd w:val="clear" w:color="auto" w:fill="AA6736"/>
      </w:tcPr>
    </w:tblStylePr>
    <w:tblStylePr w:type="lastCol">
      <w:rPr>
        <w:color w:val="FFFFFF"/>
      </w:rPr>
      <w:tblPr/>
      <w:tcPr>
        <w:shd w:val="clear" w:color="auto" w:fill="AA6736"/>
      </w:tcPr>
    </w:tblStylePr>
    <w:tblStylePr w:type="band1Vert">
      <w:tblPr/>
      <w:tcPr>
        <w:shd w:val="clear" w:color="auto" w:fill="E5C6AF"/>
      </w:tcPr>
    </w:tblStylePr>
    <w:tblStylePr w:type="band1Horz">
      <w:tblPr/>
      <w:tcPr>
        <w:shd w:val="clear" w:color="auto" w:fill="E5C6AF"/>
      </w:tcPr>
    </w:tblStylePr>
  </w:style>
  <w:style w:type="table" w:styleId="Grillecouleur-Accent3">
    <w:name w:val="Colorful Grid Accent 3"/>
    <w:basedOn w:val="TableauNormal"/>
    <w:uiPriority w:val="73"/>
    <w:rPr>
      <w:color w:val="000000"/>
    </w:rPr>
    <w:tblPr>
      <w:tblStyleRowBandSize w:val="1"/>
      <w:tblStyleColBandSize w:val="1"/>
      <w:tblBorders>
        <w:insideH w:val="single" w:sz="4" w:space="0" w:color="FFFFFF"/>
      </w:tblBorders>
    </w:tblPr>
    <w:tcPr>
      <w:shd w:val="clear" w:color="auto" w:fill="E5E0DE"/>
    </w:tcPr>
    <w:tblStylePr w:type="firstRow">
      <w:rPr>
        <w:b/>
        <w:bCs/>
      </w:rPr>
      <w:tblPr/>
      <w:tcPr>
        <w:shd w:val="clear" w:color="auto" w:fill="CBC2BD"/>
      </w:tcPr>
    </w:tblStylePr>
    <w:tblStylePr w:type="lastRow">
      <w:rPr>
        <w:b/>
        <w:bCs/>
        <w:color w:val="000000"/>
      </w:rPr>
      <w:tblPr/>
      <w:tcPr>
        <w:shd w:val="clear" w:color="auto" w:fill="CBC2BD"/>
      </w:tcPr>
    </w:tblStylePr>
    <w:tblStylePr w:type="firstCol">
      <w:rPr>
        <w:color w:val="FFFFFF"/>
      </w:rPr>
      <w:tblPr/>
      <w:tcPr>
        <w:shd w:val="clear" w:color="auto" w:fill="5B4F47"/>
      </w:tcPr>
    </w:tblStylePr>
    <w:tblStylePr w:type="lastCol">
      <w:rPr>
        <w:color w:val="FFFFFF"/>
      </w:rPr>
      <w:tblPr/>
      <w:tcPr>
        <w:shd w:val="clear" w:color="auto" w:fill="5B4F47"/>
      </w:tcPr>
    </w:tblStylePr>
    <w:tblStylePr w:type="band1Vert">
      <w:tblPr/>
      <w:tcPr>
        <w:shd w:val="clear" w:color="auto" w:fill="BEB4AD"/>
      </w:tcPr>
    </w:tblStylePr>
    <w:tblStylePr w:type="band1Horz">
      <w:tblPr/>
      <w:tcPr>
        <w:shd w:val="clear" w:color="auto" w:fill="BEB4AD"/>
      </w:tcPr>
    </w:tblStylePr>
  </w:style>
  <w:style w:type="table" w:styleId="Grillecouleur-Accent4">
    <w:name w:val="Colorful Grid Accent 4"/>
    <w:basedOn w:val="TableauNormal"/>
    <w:uiPriority w:val="73"/>
    <w:rPr>
      <w:color w:val="000000"/>
    </w:rPr>
    <w:tblPr>
      <w:tblStyleRowBandSize w:val="1"/>
      <w:tblStyleColBandSize w:val="1"/>
      <w:tblBorders>
        <w:insideH w:val="single" w:sz="4" w:space="0" w:color="FFFFFF"/>
      </w:tblBorders>
    </w:tblPr>
    <w:tcPr>
      <w:shd w:val="clear" w:color="auto" w:fill="F0E9E1"/>
    </w:tcPr>
    <w:tblStylePr w:type="firstRow">
      <w:rPr>
        <w:b/>
        <w:bCs/>
      </w:rPr>
      <w:tblPr/>
      <w:tcPr>
        <w:shd w:val="clear" w:color="auto" w:fill="E1D3C4"/>
      </w:tcPr>
    </w:tblStylePr>
    <w:tblStylePr w:type="lastRow">
      <w:rPr>
        <w:b/>
        <w:bCs/>
        <w:color w:val="000000"/>
      </w:rPr>
      <w:tblPr/>
      <w:tcPr>
        <w:shd w:val="clear" w:color="auto" w:fill="E1D3C4"/>
      </w:tcPr>
    </w:tblStylePr>
    <w:tblStylePr w:type="firstCol">
      <w:rPr>
        <w:color w:val="FFFFFF"/>
      </w:rPr>
      <w:tblPr/>
      <w:tcPr>
        <w:shd w:val="clear" w:color="auto" w:fill="8E6E49"/>
      </w:tcPr>
    </w:tblStylePr>
    <w:tblStylePr w:type="lastCol">
      <w:rPr>
        <w:color w:val="FFFFFF"/>
      </w:rPr>
      <w:tblPr/>
      <w:tcPr>
        <w:shd w:val="clear" w:color="auto" w:fill="8E6E49"/>
      </w:tcPr>
    </w:tblStylePr>
    <w:tblStylePr w:type="band1Vert">
      <w:tblPr/>
      <w:tcPr>
        <w:shd w:val="clear" w:color="auto" w:fill="D9C9B6"/>
      </w:tcPr>
    </w:tblStylePr>
    <w:tblStylePr w:type="band1Horz">
      <w:tblPr/>
      <w:tcPr>
        <w:shd w:val="clear" w:color="auto" w:fill="D9C9B6"/>
      </w:tcPr>
    </w:tblStylePr>
  </w:style>
  <w:style w:type="table" w:styleId="Grillecouleur-Accent5">
    <w:name w:val="Colorful Grid Accent 5"/>
    <w:basedOn w:val="TableauNormal"/>
    <w:uiPriority w:val="73"/>
    <w:rPr>
      <w:color w:val="000000"/>
    </w:rPr>
    <w:tblPr>
      <w:tblStyleRowBandSize w:val="1"/>
      <w:tblStyleColBandSize w:val="1"/>
      <w:tblBorders>
        <w:insideH w:val="single" w:sz="4" w:space="0" w:color="FFFFFF"/>
      </w:tblBorders>
    </w:tblPr>
    <w:tcPr>
      <w:shd w:val="clear" w:color="auto" w:fill="DFE4E5"/>
    </w:tcPr>
    <w:tblStylePr w:type="firstRow">
      <w:rPr>
        <w:b/>
        <w:bCs/>
      </w:rPr>
      <w:tblPr/>
      <w:tcPr>
        <w:shd w:val="clear" w:color="auto" w:fill="C1C9CB"/>
      </w:tcPr>
    </w:tblStylePr>
    <w:tblStylePr w:type="lastRow">
      <w:rPr>
        <w:b/>
        <w:bCs/>
        <w:color w:val="000000"/>
      </w:rPr>
      <w:tblPr/>
      <w:tcPr>
        <w:shd w:val="clear" w:color="auto" w:fill="C1C9CB"/>
      </w:tcPr>
    </w:tblStylePr>
    <w:tblStylePr w:type="firstCol">
      <w:rPr>
        <w:color w:val="FFFFFF"/>
      </w:rPr>
      <w:tblPr/>
      <w:tcPr>
        <w:shd w:val="clear" w:color="auto" w:fill="4D595B"/>
      </w:tcPr>
    </w:tblStylePr>
    <w:tblStylePr w:type="lastCol">
      <w:rPr>
        <w:color w:val="FFFFFF"/>
      </w:rPr>
      <w:tblPr/>
      <w:tcPr>
        <w:shd w:val="clear" w:color="auto" w:fill="4D595B"/>
      </w:tcPr>
    </w:tblStylePr>
    <w:tblStylePr w:type="band1Vert">
      <w:tblPr/>
      <w:tcPr>
        <w:shd w:val="clear" w:color="auto" w:fill="B1BCBE"/>
      </w:tcPr>
    </w:tblStylePr>
    <w:tblStylePr w:type="band1Horz">
      <w:tblPr/>
      <w:tcPr>
        <w:shd w:val="clear" w:color="auto" w:fill="B1BCBE"/>
      </w:tcPr>
    </w:tblStylePr>
  </w:style>
  <w:style w:type="table" w:customStyle="1" w:styleId="TableauThales-Avecbordures">
    <w:name w:val="Tableau Thales - Avec bordures"/>
    <w:basedOn w:val="TableauThales-Sansbordure"/>
    <w:uiPriority w:val="99"/>
    <w:rsid w:val="00CD051E"/>
    <w:tblPr>
      <w:tblStyleRowBandSize w:val="1"/>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Pr>
    <w:tcPr>
      <w:shd w:val="clear" w:color="auto" w:fill="auto"/>
      <w:tcMar>
        <w:left w:w="57" w:type="dxa"/>
        <w:right w:w="57" w:type="dxa"/>
      </w:tcMar>
    </w:tcPr>
    <w:tblStylePr w:type="firstRow">
      <w:pPr>
        <w:wordWrap/>
        <w:ind w:leftChars="0" w:left="0" w:rightChars="0" w:right="0" w:firstLineChars="0" w:firstLine="0"/>
        <w:jc w:val="left"/>
      </w:pPr>
      <w:rPr>
        <w:rFonts w:ascii="Verdana" w:hAnsi="Verdana"/>
        <w:b/>
        <w:i w:val="0"/>
        <w:caps/>
        <w:smallCaps w:val="0"/>
        <w:strike w:val="0"/>
        <w:dstrike w:val="0"/>
        <w:vanish w:val="0"/>
        <w:color w:val="auto"/>
        <w:sz w:val="22"/>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FFFFFF"/>
          </w14:solidFill>
        </w14:textFill>
      </w:rPr>
      <w:tblPr/>
      <w:tcPr>
        <w:tcBorders>
          <w:top w:val="nil"/>
          <w:left w:val="nil"/>
          <w:bottom w:val="nil"/>
          <w:right w:val="nil"/>
          <w:insideH w:val="nil"/>
          <w:insideV w:val="nil"/>
          <w:tl2br w:val="nil"/>
          <w:tr2bl w:val="nil"/>
        </w:tcBorders>
        <w:shd w:val="clear" w:color="auto" w:fill="A6A6A6"/>
        <w:vAlign w:val="center"/>
      </w:tcPr>
    </w:tblStylePr>
    <w:tblStylePr w:type="firstCol">
      <w:rPr>
        <w:b/>
      </w:rPr>
    </w:tblStylePr>
  </w:style>
  <w:style w:type="table" w:styleId="Listecouleur">
    <w:name w:val="Colorful List"/>
    <w:basedOn w:val="TableauNormal"/>
    <w:uiPriority w:val="72"/>
    <w:rPr>
      <w:color w:val="000000"/>
    </w:rPr>
    <w:tblPr>
      <w:tblStyleRowBandSize w:val="1"/>
      <w:tblStyleColBandSize w:val="1"/>
    </w:tblPr>
    <w:tcPr>
      <w:shd w:val="clear" w:color="auto" w:fill="E6E6E6"/>
    </w:tcPr>
    <w:tblStylePr w:type="firstRow">
      <w:rPr>
        <w:b/>
        <w:bCs/>
        <w:color w:val="FFFFFF"/>
      </w:rPr>
      <w:tblPr/>
      <w:tcPr>
        <w:tcBorders>
          <w:bottom w:val="single" w:sz="12" w:space="0" w:color="FFFFFF"/>
        </w:tcBorders>
        <w:shd w:val="clear" w:color="auto" w:fill="B56E3A"/>
      </w:tcPr>
    </w:tblStylePr>
    <w:tblStylePr w:type="lastRow">
      <w:rPr>
        <w:b/>
        <w:bCs/>
        <w:color w:val="B56E3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Listecouleur-Accent1">
    <w:name w:val="Colorful List Accent 1"/>
    <w:basedOn w:val="TableauNormal"/>
    <w:uiPriority w:val="72"/>
    <w:rPr>
      <w:color w:val="000000"/>
    </w:rPr>
    <w:tblPr>
      <w:tblStyleRowBandSize w:val="1"/>
      <w:tblStyleColBandSize w:val="1"/>
    </w:tblPr>
    <w:tcPr>
      <w:shd w:val="clear" w:color="auto" w:fill="F2F4F6"/>
    </w:tcPr>
    <w:tblStylePr w:type="firstRow">
      <w:rPr>
        <w:b/>
        <w:bCs/>
        <w:color w:val="FFFFFF"/>
      </w:rPr>
      <w:tblPr/>
      <w:tcPr>
        <w:tcBorders>
          <w:bottom w:val="single" w:sz="12" w:space="0" w:color="FFFFFF"/>
        </w:tcBorders>
        <w:shd w:val="clear" w:color="auto" w:fill="B56E3A"/>
      </w:tcPr>
    </w:tblStylePr>
    <w:tblStylePr w:type="lastRow">
      <w:rPr>
        <w:b/>
        <w:bCs/>
        <w:color w:val="B56E3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E5EA"/>
      </w:tcPr>
    </w:tblStylePr>
    <w:tblStylePr w:type="band1Horz">
      <w:tblPr/>
      <w:tcPr>
        <w:shd w:val="clear" w:color="auto" w:fill="E5EAEE"/>
      </w:tcPr>
    </w:tblStylePr>
  </w:style>
  <w:style w:type="table" w:styleId="Listecouleur-Accent2">
    <w:name w:val="Colorful List Accent 2"/>
    <w:basedOn w:val="TableauNormal"/>
    <w:uiPriority w:val="72"/>
    <w:rPr>
      <w:color w:val="000000"/>
    </w:rPr>
    <w:tblPr>
      <w:tblStyleRowBandSize w:val="1"/>
      <w:tblStyleColBandSize w:val="1"/>
    </w:tblPr>
    <w:tcPr>
      <w:shd w:val="clear" w:color="auto" w:fill="FAF3EF"/>
    </w:tcPr>
    <w:tblStylePr w:type="firstRow">
      <w:rPr>
        <w:b/>
        <w:bCs/>
        <w:color w:val="FFFFFF"/>
      </w:rPr>
      <w:tblPr/>
      <w:tcPr>
        <w:tcBorders>
          <w:bottom w:val="single" w:sz="12" w:space="0" w:color="FFFFFF"/>
        </w:tcBorders>
        <w:shd w:val="clear" w:color="auto" w:fill="B56E3A"/>
      </w:tcPr>
    </w:tblStylePr>
    <w:tblStylePr w:type="lastRow">
      <w:rPr>
        <w:b/>
        <w:bCs/>
        <w:color w:val="B56E3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2E2D7"/>
      </w:tcPr>
    </w:tblStylePr>
    <w:tblStylePr w:type="band1Horz">
      <w:tblPr/>
      <w:tcPr>
        <w:shd w:val="clear" w:color="auto" w:fill="F4E8DF"/>
      </w:tcPr>
    </w:tblStylePr>
  </w:style>
  <w:style w:type="table" w:styleId="Listecouleur-Accent3">
    <w:name w:val="Colorful List Accent 3"/>
    <w:basedOn w:val="TableauNormal"/>
    <w:uiPriority w:val="72"/>
    <w:rPr>
      <w:color w:val="000000"/>
    </w:rPr>
    <w:tblPr>
      <w:tblStyleRowBandSize w:val="1"/>
      <w:tblStyleColBandSize w:val="1"/>
    </w:tblPr>
    <w:tcPr>
      <w:shd w:val="clear" w:color="auto" w:fill="F2F0EE"/>
    </w:tcPr>
    <w:tblStylePr w:type="firstRow">
      <w:rPr>
        <w:b/>
        <w:bCs/>
        <w:color w:val="FFFFFF"/>
      </w:rPr>
      <w:tblPr/>
      <w:tcPr>
        <w:tcBorders>
          <w:bottom w:val="single" w:sz="12" w:space="0" w:color="FFFFFF"/>
        </w:tcBorders>
        <w:shd w:val="clear" w:color="auto" w:fill="98754E"/>
      </w:tcPr>
    </w:tblStylePr>
    <w:tblStylePr w:type="lastRow">
      <w:rPr>
        <w:b/>
        <w:bCs/>
        <w:color w:val="98754E"/>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9D6"/>
      </w:tcPr>
    </w:tblStylePr>
    <w:tblStylePr w:type="band1Horz">
      <w:tblPr/>
      <w:tcPr>
        <w:shd w:val="clear" w:color="auto" w:fill="E5E0DE"/>
      </w:tcPr>
    </w:tblStylePr>
  </w:style>
  <w:style w:type="table" w:styleId="Listecouleur-Accent4">
    <w:name w:val="Colorful List Accent 4"/>
    <w:basedOn w:val="TableauNormal"/>
    <w:uiPriority w:val="72"/>
    <w:rPr>
      <w:color w:val="000000"/>
    </w:rPr>
    <w:tblPr>
      <w:tblStyleRowBandSize w:val="1"/>
      <w:tblStyleColBandSize w:val="1"/>
    </w:tblPr>
    <w:tcPr>
      <w:shd w:val="clear" w:color="auto" w:fill="F7F4F0"/>
    </w:tcPr>
    <w:tblStylePr w:type="firstRow">
      <w:rPr>
        <w:b/>
        <w:bCs/>
        <w:color w:val="FFFFFF"/>
      </w:rPr>
      <w:tblPr/>
      <w:tcPr>
        <w:tcBorders>
          <w:bottom w:val="single" w:sz="12" w:space="0" w:color="FFFFFF"/>
        </w:tcBorders>
        <w:shd w:val="clear" w:color="auto" w:fill="61544C"/>
      </w:tcPr>
    </w:tblStylePr>
    <w:tblStylePr w:type="lastRow">
      <w:rPr>
        <w:b/>
        <w:bCs/>
        <w:color w:val="61544C"/>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CE4DA"/>
      </w:tcPr>
    </w:tblStylePr>
    <w:tblStylePr w:type="band1Horz">
      <w:tblPr/>
      <w:tcPr>
        <w:shd w:val="clear" w:color="auto" w:fill="F0E9E1"/>
      </w:tcPr>
    </w:tblStylePr>
  </w:style>
  <w:style w:type="table" w:styleId="Listecouleur-Accent5">
    <w:name w:val="Colorful List Accent 5"/>
    <w:basedOn w:val="TableauNormal"/>
    <w:uiPriority w:val="72"/>
    <w:rPr>
      <w:color w:val="000000"/>
    </w:rPr>
    <w:tblPr>
      <w:tblStyleRowBandSize w:val="1"/>
      <w:tblStyleColBandSize w:val="1"/>
    </w:tblPr>
    <w:tcPr>
      <w:shd w:val="clear" w:color="auto" w:fill="EFF1F2"/>
    </w:tcPr>
    <w:tblStylePr w:type="firstRow">
      <w:rPr>
        <w:b/>
        <w:bCs/>
        <w:color w:val="FFFFFF"/>
      </w:rPr>
      <w:tblPr/>
      <w:tcPr>
        <w:tcBorders>
          <w:bottom w:val="single" w:sz="12" w:space="0" w:color="FFFFFF"/>
        </w:tcBorders>
        <w:shd w:val="clear" w:color="auto" w:fill="7F7657"/>
      </w:tcPr>
    </w:tblStylePr>
    <w:tblStylePr w:type="lastRow">
      <w:rPr>
        <w:b/>
        <w:bCs/>
        <w:color w:val="7F7657"/>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8DEDF"/>
      </w:tcPr>
    </w:tblStylePr>
    <w:tblStylePr w:type="band1Horz">
      <w:tblPr/>
      <w:tcPr>
        <w:shd w:val="clear" w:color="auto" w:fill="DFE4E5"/>
      </w:tcPr>
    </w:tblStylePr>
  </w:style>
  <w:style w:type="table" w:styleId="Listecouleur-Accent6">
    <w:name w:val="Colorful List Accent 6"/>
    <w:basedOn w:val="TableauNormal"/>
    <w:uiPriority w:val="72"/>
    <w:rPr>
      <w:color w:val="000000"/>
    </w:rPr>
    <w:tblPr>
      <w:tblStyleRowBandSize w:val="1"/>
      <w:tblStyleColBandSize w:val="1"/>
    </w:tblPr>
    <w:tcPr>
      <w:shd w:val="clear" w:color="auto" w:fill="F5F4F0"/>
    </w:tcPr>
    <w:tblStylePr w:type="firstRow">
      <w:rPr>
        <w:b/>
        <w:bCs/>
        <w:color w:val="FFFFFF"/>
      </w:rPr>
      <w:tblPr/>
      <w:tcPr>
        <w:tcBorders>
          <w:bottom w:val="single" w:sz="12" w:space="0" w:color="FFFFFF"/>
        </w:tcBorders>
        <w:shd w:val="clear" w:color="auto" w:fill="525F62"/>
      </w:tcPr>
    </w:tblStylePr>
    <w:tblStylePr w:type="lastRow">
      <w:rPr>
        <w:b/>
        <w:bCs/>
        <w:color w:val="525F6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4DB"/>
      </w:tcPr>
    </w:tblStylePr>
    <w:tblStylePr w:type="band1Horz">
      <w:tblPr/>
      <w:tcPr>
        <w:shd w:val="clear" w:color="auto" w:fill="EBE9E2"/>
      </w:tcPr>
    </w:tblStylePr>
  </w:style>
  <w:style w:type="table" w:styleId="Tramecouleur">
    <w:name w:val="Colorful Shading"/>
    <w:basedOn w:val="TableauNormal"/>
    <w:uiPriority w:val="71"/>
    <w:rPr>
      <w:color w:val="000000"/>
    </w:rPr>
    <w:tblPr>
      <w:tblStyleRowBandSize w:val="1"/>
      <w:tblStyleColBandSize w:val="1"/>
      <w:tblBorders>
        <w:top w:val="single" w:sz="24" w:space="0" w:color="CC8E60"/>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nil"/>
          <w:bottom w:val="single" w:sz="24" w:space="0" w:color="CC8E60"/>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Tramecouleur-Accent1">
    <w:name w:val="Colorful Shading Accent 1"/>
    <w:basedOn w:val="TableauNormal"/>
    <w:uiPriority w:val="71"/>
    <w:rPr>
      <w:color w:val="000000"/>
    </w:rPr>
    <w:tblPr>
      <w:tblStyleRowBandSize w:val="1"/>
      <w:tblStyleColBandSize w:val="1"/>
      <w:tblBorders>
        <w:top w:val="single" w:sz="24" w:space="0" w:color="CC8E60"/>
        <w:left w:val="single" w:sz="4" w:space="0" w:color="7E97AD"/>
        <w:bottom w:val="single" w:sz="4" w:space="0" w:color="7E97AD"/>
        <w:right w:val="single" w:sz="4" w:space="0" w:color="7E97AD"/>
        <w:insideH w:val="single" w:sz="4" w:space="0" w:color="FFFFFF"/>
        <w:insideV w:val="single" w:sz="4" w:space="0" w:color="FFFFFF"/>
      </w:tblBorders>
    </w:tblPr>
    <w:tcPr>
      <w:shd w:val="clear" w:color="auto" w:fill="F2F4F6"/>
    </w:tcPr>
    <w:tblStylePr w:type="firstRow">
      <w:rPr>
        <w:b/>
        <w:bCs/>
      </w:rPr>
      <w:tblPr/>
      <w:tcPr>
        <w:tcBorders>
          <w:top w:val="nil"/>
          <w:left w:val="nil"/>
          <w:bottom w:val="single" w:sz="24" w:space="0" w:color="CC8E60"/>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55A6D"/>
      </w:tcPr>
    </w:tblStylePr>
    <w:tblStylePr w:type="firstCol">
      <w:rPr>
        <w:color w:val="FFFFFF"/>
      </w:rPr>
      <w:tblPr/>
      <w:tcPr>
        <w:tcBorders>
          <w:top w:val="nil"/>
          <w:left w:val="nil"/>
          <w:bottom w:val="nil"/>
          <w:right w:val="nil"/>
          <w:insideH w:val="single" w:sz="4" w:space="0" w:color="455A6D"/>
          <w:insideV w:val="nil"/>
        </w:tcBorders>
        <w:shd w:val="clear" w:color="auto" w:fill="455A6D"/>
      </w:tcPr>
    </w:tblStylePr>
    <w:tblStylePr w:type="lastCol">
      <w:rPr>
        <w:color w:val="FFFFFF"/>
      </w:rPr>
      <w:tblPr/>
      <w:tcPr>
        <w:tcBorders>
          <w:top w:val="nil"/>
          <w:left w:val="nil"/>
          <w:bottom w:val="nil"/>
          <w:right w:val="nil"/>
          <w:insideH w:val="nil"/>
          <w:insideV w:val="nil"/>
        </w:tcBorders>
        <w:shd w:val="clear" w:color="auto" w:fill="455A6D"/>
      </w:tcPr>
    </w:tblStylePr>
    <w:tblStylePr w:type="band1Vert">
      <w:tblPr/>
      <w:tcPr>
        <w:shd w:val="clear" w:color="auto" w:fill="CBD5DE"/>
      </w:tcPr>
    </w:tblStylePr>
    <w:tblStylePr w:type="band1Horz">
      <w:tblPr/>
      <w:tcPr>
        <w:shd w:val="clear" w:color="auto" w:fill="BECBD6"/>
      </w:tcPr>
    </w:tblStylePr>
    <w:tblStylePr w:type="neCell">
      <w:rPr>
        <w:color w:val="000000"/>
      </w:rPr>
    </w:tblStylePr>
    <w:tblStylePr w:type="nwCell">
      <w:rPr>
        <w:color w:val="000000"/>
      </w:rPr>
    </w:tblStylePr>
  </w:style>
  <w:style w:type="table" w:styleId="Tramecouleur-Accent2">
    <w:name w:val="Colorful Shading Accent 2"/>
    <w:basedOn w:val="TableauNormal"/>
    <w:uiPriority w:val="71"/>
    <w:rPr>
      <w:color w:val="000000"/>
    </w:rPr>
    <w:tblPr>
      <w:tblStyleRowBandSize w:val="1"/>
      <w:tblStyleColBandSize w:val="1"/>
      <w:tblBorders>
        <w:top w:val="single" w:sz="24" w:space="0" w:color="CC8E60"/>
        <w:left w:val="single" w:sz="4" w:space="0" w:color="CC8E60"/>
        <w:bottom w:val="single" w:sz="4" w:space="0" w:color="CC8E60"/>
        <w:right w:val="single" w:sz="4" w:space="0" w:color="CC8E60"/>
        <w:insideH w:val="single" w:sz="4" w:space="0" w:color="FFFFFF"/>
        <w:insideV w:val="single" w:sz="4" w:space="0" w:color="FFFFFF"/>
      </w:tblBorders>
    </w:tblPr>
    <w:tcPr>
      <w:shd w:val="clear" w:color="auto" w:fill="FAF3EF"/>
    </w:tcPr>
    <w:tblStylePr w:type="firstRow">
      <w:rPr>
        <w:b/>
        <w:bCs/>
      </w:rPr>
      <w:tblPr/>
      <w:tcPr>
        <w:tcBorders>
          <w:top w:val="nil"/>
          <w:left w:val="nil"/>
          <w:bottom w:val="single" w:sz="24" w:space="0" w:color="CC8E60"/>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88522B"/>
      </w:tcPr>
    </w:tblStylePr>
    <w:tblStylePr w:type="firstCol">
      <w:rPr>
        <w:color w:val="FFFFFF"/>
      </w:rPr>
      <w:tblPr/>
      <w:tcPr>
        <w:tcBorders>
          <w:top w:val="nil"/>
          <w:left w:val="nil"/>
          <w:bottom w:val="nil"/>
          <w:right w:val="nil"/>
          <w:insideH w:val="single" w:sz="4" w:space="0" w:color="88522B"/>
          <w:insideV w:val="nil"/>
        </w:tcBorders>
        <w:shd w:val="clear" w:color="auto" w:fill="88522B"/>
      </w:tcPr>
    </w:tblStylePr>
    <w:tblStylePr w:type="lastCol">
      <w:rPr>
        <w:color w:val="FFFFFF"/>
      </w:rPr>
      <w:tblPr/>
      <w:tcPr>
        <w:tcBorders>
          <w:top w:val="nil"/>
          <w:left w:val="nil"/>
          <w:bottom w:val="nil"/>
          <w:right w:val="nil"/>
          <w:insideH w:val="nil"/>
          <w:insideV w:val="nil"/>
        </w:tcBorders>
        <w:shd w:val="clear" w:color="auto" w:fill="88522B"/>
      </w:tcPr>
    </w:tblStylePr>
    <w:tblStylePr w:type="band1Vert">
      <w:tblPr/>
      <w:tcPr>
        <w:shd w:val="clear" w:color="auto" w:fill="EAD1BF"/>
      </w:tcPr>
    </w:tblStylePr>
    <w:tblStylePr w:type="band1Horz">
      <w:tblPr/>
      <w:tcPr>
        <w:shd w:val="clear" w:color="auto" w:fill="E5C6AF"/>
      </w:tcPr>
    </w:tblStylePr>
    <w:tblStylePr w:type="neCell">
      <w:rPr>
        <w:color w:val="000000"/>
      </w:rPr>
    </w:tblStylePr>
    <w:tblStylePr w:type="nwCell">
      <w:rPr>
        <w:color w:val="000000"/>
      </w:rPr>
    </w:tblStylePr>
  </w:style>
  <w:style w:type="table" w:styleId="Tramecouleur-Accent3">
    <w:name w:val="Colorful Shading Accent 3"/>
    <w:basedOn w:val="TableauNormal"/>
    <w:uiPriority w:val="71"/>
    <w:rPr>
      <w:color w:val="000000"/>
    </w:rPr>
    <w:tblPr>
      <w:tblStyleRowBandSize w:val="1"/>
      <w:tblStyleColBandSize w:val="1"/>
      <w:tblBorders>
        <w:top w:val="single" w:sz="24" w:space="0" w:color="B4936D"/>
        <w:left w:val="single" w:sz="4" w:space="0" w:color="7A6A60"/>
        <w:bottom w:val="single" w:sz="4" w:space="0" w:color="7A6A60"/>
        <w:right w:val="single" w:sz="4" w:space="0" w:color="7A6A60"/>
        <w:insideH w:val="single" w:sz="4" w:space="0" w:color="FFFFFF"/>
        <w:insideV w:val="single" w:sz="4" w:space="0" w:color="FFFFFF"/>
      </w:tblBorders>
    </w:tblPr>
    <w:tcPr>
      <w:shd w:val="clear" w:color="auto" w:fill="F2F0EE"/>
    </w:tcPr>
    <w:tblStylePr w:type="firstRow">
      <w:rPr>
        <w:b/>
        <w:bCs/>
      </w:rPr>
      <w:tblPr/>
      <w:tcPr>
        <w:tcBorders>
          <w:top w:val="nil"/>
          <w:left w:val="nil"/>
          <w:bottom w:val="single" w:sz="24" w:space="0" w:color="B4936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93F39"/>
      </w:tcPr>
    </w:tblStylePr>
    <w:tblStylePr w:type="firstCol">
      <w:rPr>
        <w:color w:val="FFFFFF"/>
      </w:rPr>
      <w:tblPr/>
      <w:tcPr>
        <w:tcBorders>
          <w:top w:val="nil"/>
          <w:left w:val="nil"/>
          <w:bottom w:val="nil"/>
          <w:right w:val="nil"/>
          <w:insideH w:val="single" w:sz="4" w:space="0" w:color="493F39"/>
          <w:insideV w:val="nil"/>
        </w:tcBorders>
        <w:shd w:val="clear" w:color="auto" w:fill="493F39"/>
      </w:tcPr>
    </w:tblStylePr>
    <w:tblStylePr w:type="lastCol">
      <w:rPr>
        <w:color w:val="FFFFFF"/>
      </w:rPr>
      <w:tblPr/>
      <w:tcPr>
        <w:tcBorders>
          <w:top w:val="nil"/>
          <w:left w:val="nil"/>
          <w:bottom w:val="nil"/>
          <w:right w:val="nil"/>
          <w:insideH w:val="nil"/>
          <w:insideV w:val="nil"/>
        </w:tcBorders>
        <w:shd w:val="clear" w:color="auto" w:fill="493F39"/>
      </w:tcPr>
    </w:tblStylePr>
    <w:tblStylePr w:type="band1Vert">
      <w:tblPr/>
      <w:tcPr>
        <w:shd w:val="clear" w:color="auto" w:fill="CBC2BD"/>
      </w:tcPr>
    </w:tblStylePr>
    <w:tblStylePr w:type="band1Horz">
      <w:tblPr/>
      <w:tcPr>
        <w:shd w:val="clear" w:color="auto" w:fill="BEB4AD"/>
      </w:tcPr>
    </w:tblStylePr>
  </w:style>
  <w:style w:type="table" w:styleId="Tramecouleur-Accent4">
    <w:name w:val="Colorful Shading Accent 4"/>
    <w:basedOn w:val="TableauNormal"/>
    <w:uiPriority w:val="71"/>
    <w:rPr>
      <w:color w:val="000000"/>
    </w:rPr>
    <w:tblPr>
      <w:tblStyleRowBandSize w:val="1"/>
      <w:tblStyleColBandSize w:val="1"/>
      <w:tblBorders>
        <w:top w:val="single" w:sz="24" w:space="0" w:color="7A6A60"/>
        <w:left w:val="single" w:sz="4" w:space="0" w:color="B4936D"/>
        <w:bottom w:val="single" w:sz="4" w:space="0" w:color="B4936D"/>
        <w:right w:val="single" w:sz="4" w:space="0" w:color="B4936D"/>
        <w:insideH w:val="single" w:sz="4" w:space="0" w:color="FFFFFF"/>
        <w:insideV w:val="single" w:sz="4" w:space="0" w:color="FFFFFF"/>
      </w:tblBorders>
    </w:tblPr>
    <w:tcPr>
      <w:shd w:val="clear" w:color="auto" w:fill="F7F4F0"/>
    </w:tcPr>
    <w:tblStylePr w:type="firstRow">
      <w:rPr>
        <w:b/>
        <w:bCs/>
      </w:rPr>
      <w:tblPr/>
      <w:tcPr>
        <w:tcBorders>
          <w:top w:val="nil"/>
          <w:left w:val="nil"/>
          <w:bottom w:val="single" w:sz="24" w:space="0" w:color="7A6A60"/>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2583B"/>
      </w:tcPr>
    </w:tblStylePr>
    <w:tblStylePr w:type="firstCol">
      <w:rPr>
        <w:color w:val="FFFFFF"/>
      </w:rPr>
      <w:tblPr/>
      <w:tcPr>
        <w:tcBorders>
          <w:top w:val="nil"/>
          <w:left w:val="nil"/>
          <w:bottom w:val="nil"/>
          <w:right w:val="nil"/>
          <w:insideH w:val="single" w:sz="4" w:space="0" w:color="72583B"/>
          <w:insideV w:val="nil"/>
        </w:tcBorders>
        <w:shd w:val="clear" w:color="auto" w:fill="72583B"/>
      </w:tcPr>
    </w:tblStylePr>
    <w:tblStylePr w:type="lastCol">
      <w:rPr>
        <w:color w:val="FFFFFF"/>
      </w:rPr>
      <w:tblPr/>
      <w:tcPr>
        <w:tcBorders>
          <w:top w:val="nil"/>
          <w:left w:val="nil"/>
          <w:bottom w:val="nil"/>
          <w:right w:val="nil"/>
          <w:insideH w:val="nil"/>
          <w:insideV w:val="nil"/>
        </w:tcBorders>
        <w:shd w:val="clear" w:color="auto" w:fill="72583B"/>
      </w:tcPr>
    </w:tblStylePr>
    <w:tblStylePr w:type="band1Vert">
      <w:tblPr/>
      <w:tcPr>
        <w:shd w:val="clear" w:color="auto" w:fill="E1D3C4"/>
      </w:tcPr>
    </w:tblStylePr>
    <w:tblStylePr w:type="band1Horz">
      <w:tblPr/>
      <w:tcPr>
        <w:shd w:val="clear" w:color="auto" w:fill="D9C9B6"/>
      </w:tcPr>
    </w:tblStylePr>
    <w:tblStylePr w:type="neCell">
      <w:rPr>
        <w:color w:val="000000"/>
      </w:rPr>
    </w:tblStylePr>
    <w:tblStylePr w:type="nwCell">
      <w:rPr>
        <w:color w:val="000000"/>
      </w:rPr>
    </w:tblStylePr>
  </w:style>
  <w:style w:type="table" w:styleId="Tramecouleur-Accent5">
    <w:name w:val="Colorful Shading Accent 5"/>
    <w:basedOn w:val="TableauNormal"/>
    <w:uiPriority w:val="71"/>
    <w:rPr>
      <w:color w:val="000000"/>
    </w:rPr>
    <w:tblPr>
      <w:tblStyleRowBandSize w:val="1"/>
      <w:tblStyleColBandSize w:val="1"/>
      <w:tblBorders>
        <w:top w:val="single" w:sz="24" w:space="0" w:color="9D936F"/>
        <w:left w:val="single" w:sz="4" w:space="0" w:color="67787B"/>
        <w:bottom w:val="single" w:sz="4" w:space="0" w:color="67787B"/>
        <w:right w:val="single" w:sz="4" w:space="0" w:color="67787B"/>
        <w:insideH w:val="single" w:sz="4" w:space="0" w:color="FFFFFF"/>
        <w:insideV w:val="single" w:sz="4" w:space="0" w:color="FFFFFF"/>
      </w:tblBorders>
    </w:tblPr>
    <w:tcPr>
      <w:shd w:val="clear" w:color="auto" w:fill="EFF1F2"/>
    </w:tcPr>
    <w:tblStylePr w:type="firstRow">
      <w:rPr>
        <w:b/>
        <w:bCs/>
      </w:rPr>
      <w:tblPr/>
      <w:tcPr>
        <w:tcBorders>
          <w:top w:val="nil"/>
          <w:left w:val="nil"/>
          <w:bottom w:val="single" w:sz="24" w:space="0" w:color="9D936F"/>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3D4749"/>
      </w:tcPr>
    </w:tblStylePr>
    <w:tblStylePr w:type="firstCol">
      <w:rPr>
        <w:color w:val="FFFFFF"/>
      </w:rPr>
      <w:tblPr/>
      <w:tcPr>
        <w:tcBorders>
          <w:top w:val="nil"/>
          <w:left w:val="nil"/>
          <w:bottom w:val="nil"/>
          <w:right w:val="nil"/>
          <w:insideH w:val="single" w:sz="4" w:space="0" w:color="3D4749"/>
          <w:insideV w:val="nil"/>
        </w:tcBorders>
        <w:shd w:val="clear" w:color="auto" w:fill="3D4749"/>
      </w:tcPr>
    </w:tblStylePr>
    <w:tblStylePr w:type="lastCol">
      <w:rPr>
        <w:color w:val="FFFFFF"/>
      </w:rPr>
      <w:tblPr/>
      <w:tcPr>
        <w:tcBorders>
          <w:top w:val="nil"/>
          <w:left w:val="nil"/>
          <w:bottom w:val="nil"/>
          <w:right w:val="nil"/>
          <w:insideH w:val="nil"/>
          <w:insideV w:val="nil"/>
        </w:tcBorders>
        <w:shd w:val="clear" w:color="auto" w:fill="3D4749"/>
      </w:tcPr>
    </w:tblStylePr>
    <w:tblStylePr w:type="band1Vert">
      <w:tblPr/>
      <w:tcPr>
        <w:shd w:val="clear" w:color="auto" w:fill="C1C9CB"/>
      </w:tcPr>
    </w:tblStylePr>
    <w:tblStylePr w:type="band1Horz">
      <w:tblPr/>
      <w:tcPr>
        <w:shd w:val="clear" w:color="auto" w:fill="B1BCBE"/>
      </w:tcPr>
    </w:tblStylePr>
    <w:tblStylePr w:type="neCell">
      <w:rPr>
        <w:color w:val="000000"/>
      </w:rPr>
    </w:tblStylePr>
    <w:tblStylePr w:type="nwCell">
      <w:rPr>
        <w:color w:val="000000"/>
      </w:rPr>
    </w:tblStylePr>
  </w:style>
  <w:style w:type="table" w:styleId="Tramecouleur-Accent6">
    <w:name w:val="Colorful Shading Accent 6"/>
    <w:basedOn w:val="TableauNormal"/>
    <w:uiPriority w:val="71"/>
    <w:rPr>
      <w:color w:val="000000"/>
    </w:rPr>
    <w:tblPr>
      <w:tblStyleRowBandSize w:val="1"/>
      <w:tblStyleColBandSize w:val="1"/>
      <w:tblBorders>
        <w:top w:val="single" w:sz="24" w:space="0" w:color="67787B"/>
        <w:left w:val="single" w:sz="4" w:space="0" w:color="9D936F"/>
        <w:bottom w:val="single" w:sz="4" w:space="0" w:color="9D936F"/>
        <w:right w:val="single" w:sz="4" w:space="0" w:color="9D936F"/>
        <w:insideH w:val="single" w:sz="4" w:space="0" w:color="FFFFFF"/>
        <w:insideV w:val="single" w:sz="4" w:space="0" w:color="FFFFFF"/>
      </w:tblBorders>
    </w:tblPr>
    <w:tcPr>
      <w:shd w:val="clear" w:color="auto" w:fill="F5F4F0"/>
    </w:tcPr>
    <w:tblStylePr w:type="firstRow">
      <w:rPr>
        <w:b/>
        <w:bCs/>
      </w:rPr>
      <w:tblPr/>
      <w:tcPr>
        <w:tcBorders>
          <w:top w:val="nil"/>
          <w:left w:val="nil"/>
          <w:bottom w:val="single" w:sz="24" w:space="0" w:color="67787B"/>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F5841"/>
      </w:tcPr>
    </w:tblStylePr>
    <w:tblStylePr w:type="firstCol">
      <w:rPr>
        <w:color w:val="FFFFFF"/>
      </w:rPr>
      <w:tblPr/>
      <w:tcPr>
        <w:tcBorders>
          <w:top w:val="nil"/>
          <w:left w:val="nil"/>
          <w:bottom w:val="nil"/>
          <w:right w:val="nil"/>
          <w:insideH w:val="single" w:sz="4" w:space="0" w:color="5F5841"/>
          <w:insideV w:val="nil"/>
        </w:tcBorders>
        <w:shd w:val="clear" w:color="auto" w:fill="5F5841"/>
      </w:tcPr>
    </w:tblStylePr>
    <w:tblStylePr w:type="lastCol">
      <w:rPr>
        <w:color w:val="FFFFFF"/>
      </w:rPr>
      <w:tblPr/>
      <w:tcPr>
        <w:tcBorders>
          <w:top w:val="nil"/>
          <w:left w:val="nil"/>
          <w:bottom w:val="nil"/>
          <w:right w:val="nil"/>
          <w:insideH w:val="nil"/>
          <w:insideV w:val="nil"/>
        </w:tcBorders>
        <w:shd w:val="clear" w:color="auto" w:fill="5F5841"/>
      </w:tcPr>
    </w:tblStylePr>
    <w:tblStylePr w:type="band1Vert">
      <w:tblPr/>
      <w:tcPr>
        <w:shd w:val="clear" w:color="auto" w:fill="D7D3C5"/>
      </w:tcPr>
    </w:tblStylePr>
    <w:tblStylePr w:type="band1Horz">
      <w:tblPr/>
      <w:tcPr>
        <w:shd w:val="clear" w:color="auto" w:fill="CEC9B7"/>
      </w:tcPr>
    </w:tblStylePr>
    <w:tblStylePr w:type="neCell">
      <w:rPr>
        <w:color w:val="000000"/>
      </w:rPr>
    </w:tblStylePr>
    <w:tblStylePr w:type="nwCell">
      <w:rPr>
        <w:color w:val="000000"/>
      </w:rPr>
    </w:tblStylePr>
  </w:style>
  <w:style w:type="character" w:styleId="Marquedecommentaire">
    <w:name w:val="annotation reference"/>
    <w:uiPriority w:val="99"/>
    <w:semiHidden/>
    <w:unhideWhenUsed/>
    <w:rPr>
      <w:sz w:val="16"/>
    </w:rPr>
  </w:style>
  <w:style w:type="paragraph" w:styleId="Commentaire">
    <w:name w:val="annotation text"/>
    <w:basedOn w:val="Normal"/>
    <w:link w:val="CommentaireCar"/>
    <w:uiPriority w:val="99"/>
    <w:semiHidden/>
    <w:unhideWhenUsed/>
    <w:pPr>
      <w:spacing w:line="240" w:lineRule="auto"/>
    </w:pPr>
  </w:style>
  <w:style w:type="character" w:customStyle="1" w:styleId="CommentaireCar">
    <w:name w:val="Commentaire Car"/>
    <w:link w:val="Commentaire"/>
    <w:uiPriority w:val="99"/>
    <w:semiHidden/>
    <w:rPr>
      <w:sz w:val="20"/>
    </w:rPr>
  </w:style>
  <w:style w:type="paragraph" w:styleId="Objetducommentaire">
    <w:name w:val="annotation subject"/>
    <w:basedOn w:val="Commentaire"/>
    <w:next w:val="Commentaire"/>
    <w:link w:val="ObjetducommentaireCar"/>
    <w:uiPriority w:val="99"/>
    <w:semiHidden/>
    <w:unhideWhenUsed/>
    <w:rPr>
      <w:b/>
      <w:bCs/>
    </w:rPr>
  </w:style>
  <w:style w:type="character" w:customStyle="1" w:styleId="ObjetducommentaireCar">
    <w:name w:val="Objet du commentaire Car"/>
    <w:link w:val="Objetducommentaire"/>
    <w:uiPriority w:val="99"/>
    <w:semiHidden/>
    <w:rPr>
      <w:b/>
      <w:bCs/>
      <w:sz w:val="20"/>
    </w:rPr>
  </w:style>
  <w:style w:type="table" w:styleId="Listefonce">
    <w:name w:val="Dark List"/>
    <w:basedOn w:val="TableauNormal"/>
    <w:uiPriority w:val="70"/>
    <w:rPr>
      <w:color w:val="FFFFFF"/>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Listefonce-Accent1">
    <w:name w:val="Dark List Accent 1"/>
    <w:basedOn w:val="TableauNormal"/>
    <w:uiPriority w:val="70"/>
    <w:rPr>
      <w:color w:val="FFFFFF"/>
    </w:rPr>
    <w:tblPr>
      <w:tblStyleRowBandSize w:val="1"/>
      <w:tblStyleColBandSize w:val="1"/>
    </w:tblPr>
    <w:tcPr>
      <w:shd w:val="clear" w:color="auto" w:fill="7E97A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94B5A"/>
      </w:tcPr>
    </w:tblStylePr>
    <w:tblStylePr w:type="firstCol">
      <w:tblPr/>
      <w:tcPr>
        <w:tcBorders>
          <w:top w:val="nil"/>
          <w:left w:val="nil"/>
          <w:bottom w:val="nil"/>
          <w:right w:val="single" w:sz="18" w:space="0" w:color="FFFFFF"/>
          <w:insideH w:val="nil"/>
          <w:insideV w:val="nil"/>
        </w:tcBorders>
        <w:shd w:val="clear" w:color="auto" w:fill="577188"/>
      </w:tcPr>
    </w:tblStylePr>
    <w:tblStylePr w:type="lastCol">
      <w:tblPr/>
      <w:tcPr>
        <w:tcBorders>
          <w:top w:val="nil"/>
          <w:left w:val="single" w:sz="18" w:space="0" w:color="FFFFFF"/>
          <w:bottom w:val="nil"/>
          <w:right w:val="nil"/>
          <w:insideH w:val="nil"/>
          <w:insideV w:val="nil"/>
        </w:tcBorders>
        <w:shd w:val="clear" w:color="auto" w:fill="577188"/>
      </w:tcPr>
    </w:tblStylePr>
    <w:tblStylePr w:type="band1Vert">
      <w:tblPr/>
      <w:tcPr>
        <w:tcBorders>
          <w:top w:val="nil"/>
          <w:left w:val="nil"/>
          <w:bottom w:val="nil"/>
          <w:right w:val="nil"/>
          <w:insideH w:val="nil"/>
          <w:insideV w:val="nil"/>
        </w:tcBorders>
        <w:shd w:val="clear" w:color="auto" w:fill="577188"/>
      </w:tcPr>
    </w:tblStylePr>
    <w:tblStylePr w:type="band1Horz">
      <w:tblPr/>
      <w:tcPr>
        <w:tcBorders>
          <w:top w:val="nil"/>
          <w:left w:val="nil"/>
          <w:bottom w:val="nil"/>
          <w:right w:val="nil"/>
          <w:insideH w:val="nil"/>
          <w:insideV w:val="nil"/>
        </w:tcBorders>
        <w:shd w:val="clear" w:color="auto" w:fill="577188"/>
      </w:tcPr>
    </w:tblStylePr>
  </w:style>
  <w:style w:type="table" w:styleId="Listefonce-Accent2">
    <w:name w:val="Dark List Accent 2"/>
    <w:basedOn w:val="TableauNormal"/>
    <w:uiPriority w:val="70"/>
    <w:rPr>
      <w:color w:val="FFFFFF"/>
    </w:rPr>
    <w:tblPr>
      <w:tblStyleRowBandSize w:val="1"/>
      <w:tblStyleColBandSize w:val="1"/>
    </w:tblPr>
    <w:tcPr>
      <w:shd w:val="clear" w:color="auto" w:fill="CC8E6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714424"/>
      </w:tcPr>
    </w:tblStylePr>
    <w:tblStylePr w:type="firstCol">
      <w:tblPr/>
      <w:tcPr>
        <w:tcBorders>
          <w:top w:val="nil"/>
          <w:left w:val="nil"/>
          <w:bottom w:val="nil"/>
          <w:right w:val="single" w:sz="18" w:space="0" w:color="FFFFFF"/>
          <w:insideH w:val="nil"/>
          <w:insideV w:val="nil"/>
        </w:tcBorders>
        <w:shd w:val="clear" w:color="auto" w:fill="AA6736"/>
      </w:tcPr>
    </w:tblStylePr>
    <w:tblStylePr w:type="lastCol">
      <w:tblPr/>
      <w:tcPr>
        <w:tcBorders>
          <w:top w:val="nil"/>
          <w:left w:val="single" w:sz="18" w:space="0" w:color="FFFFFF"/>
          <w:bottom w:val="nil"/>
          <w:right w:val="nil"/>
          <w:insideH w:val="nil"/>
          <w:insideV w:val="nil"/>
        </w:tcBorders>
        <w:shd w:val="clear" w:color="auto" w:fill="AA6736"/>
      </w:tcPr>
    </w:tblStylePr>
    <w:tblStylePr w:type="band1Vert">
      <w:tblPr/>
      <w:tcPr>
        <w:tcBorders>
          <w:top w:val="nil"/>
          <w:left w:val="nil"/>
          <w:bottom w:val="nil"/>
          <w:right w:val="nil"/>
          <w:insideH w:val="nil"/>
          <w:insideV w:val="nil"/>
        </w:tcBorders>
        <w:shd w:val="clear" w:color="auto" w:fill="AA6736"/>
      </w:tcPr>
    </w:tblStylePr>
    <w:tblStylePr w:type="band1Horz">
      <w:tblPr/>
      <w:tcPr>
        <w:tcBorders>
          <w:top w:val="nil"/>
          <w:left w:val="nil"/>
          <w:bottom w:val="nil"/>
          <w:right w:val="nil"/>
          <w:insideH w:val="nil"/>
          <w:insideV w:val="nil"/>
        </w:tcBorders>
        <w:shd w:val="clear" w:color="auto" w:fill="AA6736"/>
      </w:tcPr>
    </w:tblStylePr>
  </w:style>
  <w:style w:type="table" w:styleId="Listefonce-Accent3">
    <w:name w:val="Dark List Accent 3"/>
    <w:basedOn w:val="TableauNormal"/>
    <w:uiPriority w:val="70"/>
    <w:rPr>
      <w:color w:val="FFFFFF"/>
    </w:rPr>
    <w:tblPr>
      <w:tblStyleRowBandSize w:val="1"/>
      <w:tblStyleColBandSize w:val="1"/>
    </w:tblPr>
    <w:tcPr>
      <w:shd w:val="clear" w:color="auto" w:fill="7A6A6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C342F"/>
      </w:tcPr>
    </w:tblStylePr>
    <w:tblStylePr w:type="firstCol">
      <w:tblPr/>
      <w:tcPr>
        <w:tcBorders>
          <w:top w:val="nil"/>
          <w:left w:val="nil"/>
          <w:bottom w:val="nil"/>
          <w:right w:val="single" w:sz="18" w:space="0" w:color="FFFFFF"/>
          <w:insideH w:val="nil"/>
          <w:insideV w:val="nil"/>
        </w:tcBorders>
        <w:shd w:val="clear" w:color="auto" w:fill="5B4F47"/>
      </w:tcPr>
    </w:tblStylePr>
    <w:tblStylePr w:type="lastCol">
      <w:tblPr/>
      <w:tcPr>
        <w:tcBorders>
          <w:top w:val="nil"/>
          <w:left w:val="single" w:sz="18" w:space="0" w:color="FFFFFF"/>
          <w:bottom w:val="nil"/>
          <w:right w:val="nil"/>
          <w:insideH w:val="nil"/>
          <w:insideV w:val="nil"/>
        </w:tcBorders>
        <w:shd w:val="clear" w:color="auto" w:fill="5B4F47"/>
      </w:tcPr>
    </w:tblStylePr>
    <w:tblStylePr w:type="band1Vert">
      <w:tblPr/>
      <w:tcPr>
        <w:tcBorders>
          <w:top w:val="nil"/>
          <w:left w:val="nil"/>
          <w:bottom w:val="nil"/>
          <w:right w:val="nil"/>
          <w:insideH w:val="nil"/>
          <w:insideV w:val="nil"/>
        </w:tcBorders>
        <w:shd w:val="clear" w:color="auto" w:fill="5B4F47"/>
      </w:tcPr>
    </w:tblStylePr>
    <w:tblStylePr w:type="band1Horz">
      <w:tblPr/>
      <w:tcPr>
        <w:tcBorders>
          <w:top w:val="nil"/>
          <w:left w:val="nil"/>
          <w:bottom w:val="nil"/>
          <w:right w:val="nil"/>
          <w:insideH w:val="nil"/>
          <w:insideV w:val="nil"/>
        </w:tcBorders>
        <w:shd w:val="clear" w:color="auto" w:fill="5B4F47"/>
      </w:tcPr>
    </w:tblStylePr>
  </w:style>
  <w:style w:type="table" w:styleId="Listefonce-Accent4">
    <w:name w:val="Dark List Accent 4"/>
    <w:basedOn w:val="TableauNormal"/>
    <w:uiPriority w:val="70"/>
    <w:rPr>
      <w:color w:val="FFFFFF"/>
    </w:rPr>
    <w:tblPr>
      <w:tblStyleRowBandSize w:val="1"/>
      <w:tblStyleColBandSize w:val="1"/>
    </w:tblPr>
    <w:tcPr>
      <w:shd w:val="clear" w:color="auto" w:fill="B4936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5E4930"/>
      </w:tcPr>
    </w:tblStylePr>
    <w:tblStylePr w:type="firstCol">
      <w:tblPr/>
      <w:tcPr>
        <w:tcBorders>
          <w:top w:val="nil"/>
          <w:left w:val="nil"/>
          <w:bottom w:val="nil"/>
          <w:right w:val="single" w:sz="18" w:space="0" w:color="FFFFFF"/>
          <w:insideH w:val="nil"/>
          <w:insideV w:val="nil"/>
        </w:tcBorders>
        <w:shd w:val="clear" w:color="auto" w:fill="8E6E49"/>
      </w:tcPr>
    </w:tblStylePr>
    <w:tblStylePr w:type="lastCol">
      <w:tblPr/>
      <w:tcPr>
        <w:tcBorders>
          <w:top w:val="nil"/>
          <w:left w:val="single" w:sz="18" w:space="0" w:color="FFFFFF"/>
          <w:bottom w:val="nil"/>
          <w:right w:val="nil"/>
          <w:insideH w:val="nil"/>
          <w:insideV w:val="nil"/>
        </w:tcBorders>
        <w:shd w:val="clear" w:color="auto" w:fill="8E6E49"/>
      </w:tcPr>
    </w:tblStylePr>
    <w:tblStylePr w:type="band1Vert">
      <w:tblPr/>
      <w:tcPr>
        <w:tcBorders>
          <w:top w:val="nil"/>
          <w:left w:val="nil"/>
          <w:bottom w:val="nil"/>
          <w:right w:val="nil"/>
          <w:insideH w:val="nil"/>
          <w:insideV w:val="nil"/>
        </w:tcBorders>
        <w:shd w:val="clear" w:color="auto" w:fill="8E6E49"/>
      </w:tcPr>
    </w:tblStylePr>
    <w:tblStylePr w:type="band1Horz">
      <w:tblPr/>
      <w:tcPr>
        <w:tcBorders>
          <w:top w:val="nil"/>
          <w:left w:val="nil"/>
          <w:bottom w:val="nil"/>
          <w:right w:val="nil"/>
          <w:insideH w:val="nil"/>
          <w:insideV w:val="nil"/>
        </w:tcBorders>
        <w:shd w:val="clear" w:color="auto" w:fill="8E6E49"/>
      </w:tcPr>
    </w:tblStylePr>
  </w:style>
  <w:style w:type="table" w:styleId="Listefonce-Accent5">
    <w:name w:val="Dark List Accent 5"/>
    <w:basedOn w:val="TableauNormal"/>
    <w:uiPriority w:val="70"/>
    <w:rPr>
      <w:color w:val="FFFFFF"/>
    </w:rPr>
    <w:tblPr>
      <w:tblStyleRowBandSize w:val="1"/>
      <w:tblStyleColBandSize w:val="1"/>
    </w:tblPr>
    <w:tcPr>
      <w:shd w:val="clear" w:color="auto" w:fill="67787B"/>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33B3D"/>
      </w:tcPr>
    </w:tblStylePr>
    <w:tblStylePr w:type="firstCol">
      <w:tblPr/>
      <w:tcPr>
        <w:tcBorders>
          <w:top w:val="nil"/>
          <w:left w:val="nil"/>
          <w:bottom w:val="nil"/>
          <w:right w:val="single" w:sz="18" w:space="0" w:color="FFFFFF"/>
          <w:insideH w:val="nil"/>
          <w:insideV w:val="nil"/>
        </w:tcBorders>
        <w:shd w:val="clear" w:color="auto" w:fill="4D595B"/>
      </w:tcPr>
    </w:tblStylePr>
    <w:tblStylePr w:type="lastCol">
      <w:tblPr/>
      <w:tcPr>
        <w:tcBorders>
          <w:top w:val="nil"/>
          <w:left w:val="single" w:sz="18" w:space="0" w:color="FFFFFF"/>
          <w:bottom w:val="nil"/>
          <w:right w:val="nil"/>
          <w:insideH w:val="nil"/>
          <w:insideV w:val="nil"/>
        </w:tcBorders>
        <w:shd w:val="clear" w:color="auto" w:fill="4D595B"/>
      </w:tcPr>
    </w:tblStylePr>
    <w:tblStylePr w:type="band1Vert">
      <w:tblPr/>
      <w:tcPr>
        <w:tcBorders>
          <w:top w:val="nil"/>
          <w:left w:val="nil"/>
          <w:bottom w:val="nil"/>
          <w:right w:val="nil"/>
          <w:insideH w:val="nil"/>
          <w:insideV w:val="nil"/>
        </w:tcBorders>
        <w:shd w:val="clear" w:color="auto" w:fill="4D595B"/>
      </w:tcPr>
    </w:tblStylePr>
    <w:tblStylePr w:type="band1Horz">
      <w:tblPr/>
      <w:tcPr>
        <w:tcBorders>
          <w:top w:val="nil"/>
          <w:left w:val="nil"/>
          <w:bottom w:val="nil"/>
          <w:right w:val="nil"/>
          <w:insideH w:val="nil"/>
          <w:insideV w:val="nil"/>
        </w:tcBorders>
        <w:shd w:val="clear" w:color="auto" w:fill="4D595B"/>
      </w:tcPr>
    </w:tblStylePr>
  </w:style>
  <w:style w:type="table" w:styleId="Listefonce-Accent6">
    <w:name w:val="Dark List Accent 6"/>
    <w:basedOn w:val="TableauNormal"/>
    <w:uiPriority w:val="70"/>
    <w:rPr>
      <w:color w:val="FFFFFF"/>
    </w:rPr>
    <w:tblPr>
      <w:tblStyleRowBandSize w:val="1"/>
      <w:tblStyleColBandSize w:val="1"/>
    </w:tblPr>
    <w:tcPr>
      <w:shd w:val="clear" w:color="auto" w:fill="9D936F"/>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F4936"/>
      </w:tcPr>
    </w:tblStylePr>
    <w:tblStylePr w:type="firstCol">
      <w:tblPr/>
      <w:tcPr>
        <w:tcBorders>
          <w:top w:val="nil"/>
          <w:left w:val="nil"/>
          <w:bottom w:val="nil"/>
          <w:right w:val="single" w:sz="18" w:space="0" w:color="FFFFFF"/>
          <w:insideH w:val="nil"/>
          <w:insideV w:val="nil"/>
        </w:tcBorders>
        <w:shd w:val="clear" w:color="auto" w:fill="776E51"/>
      </w:tcPr>
    </w:tblStylePr>
    <w:tblStylePr w:type="lastCol">
      <w:tblPr/>
      <w:tcPr>
        <w:tcBorders>
          <w:top w:val="nil"/>
          <w:left w:val="single" w:sz="18" w:space="0" w:color="FFFFFF"/>
          <w:bottom w:val="nil"/>
          <w:right w:val="nil"/>
          <w:insideH w:val="nil"/>
          <w:insideV w:val="nil"/>
        </w:tcBorders>
        <w:shd w:val="clear" w:color="auto" w:fill="776E51"/>
      </w:tcPr>
    </w:tblStylePr>
    <w:tblStylePr w:type="band1Vert">
      <w:tblPr/>
      <w:tcPr>
        <w:tcBorders>
          <w:top w:val="nil"/>
          <w:left w:val="nil"/>
          <w:bottom w:val="nil"/>
          <w:right w:val="nil"/>
          <w:insideH w:val="nil"/>
          <w:insideV w:val="nil"/>
        </w:tcBorders>
        <w:shd w:val="clear" w:color="auto" w:fill="776E51"/>
      </w:tcPr>
    </w:tblStylePr>
    <w:tblStylePr w:type="band1Horz">
      <w:tblPr/>
      <w:tcPr>
        <w:tcBorders>
          <w:top w:val="nil"/>
          <w:left w:val="nil"/>
          <w:bottom w:val="nil"/>
          <w:right w:val="nil"/>
          <w:insideH w:val="nil"/>
          <w:insideV w:val="nil"/>
        </w:tcBorders>
        <w:shd w:val="clear" w:color="auto" w:fill="776E51"/>
      </w:tcPr>
    </w:tblStylePr>
  </w:style>
  <w:style w:type="paragraph" w:styleId="Date">
    <w:name w:val="Date"/>
    <w:basedOn w:val="Normal"/>
    <w:next w:val="Normal"/>
    <w:link w:val="DateCar"/>
    <w:uiPriority w:val="99"/>
    <w:semiHidden/>
    <w:unhideWhenUsed/>
  </w:style>
  <w:style w:type="character" w:customStyle="1" w:styleId="DateCar">
    <w:name w:val="Date Car"/>
    <w:basedOn w:val="Policepardfaut"/>
    <w:link w:val="Date"/>
    <w:uiPriority w:val="99"/>
    <w:semiHidden/>
  </w:style>
  <w:style w:type="paragraph" w:styleId="Explorateurdedocuments">
    <w:name w:val="Document Map"/>
    <w:basedOn w:val="Normal"/>
    <w:link w:val="ExplorateurdedocumentsCar"/>
    <w:uiPriority w:val="99"/>
    <w:semiHidden/>
    <w:unhideWhenUsed/>
    <w:pPr>
      <w:spacing w:after="0" w:line="240" w:lineRule="auto"/>
    </w:pPr>
    <w:rPr>
      <w:rFonts w:ascii="Tahoma" w:hAnsi="Tahoma" w:cs="Tahoma"/>
      <w:sz w:val="16"/>
    </w:rPr>
  </w:style>
  <w:style w:type="character" w:customStyle="1" w:styleId="ExplorateurdedocumentsCar">
    <w:name w:val="Explorateur de documents Car"/>
    <w:link w:val="Explorateurdedocuments"/>
    <w:uiPriority w:val="99"/>
    <w:semiHidden/>
    <w:rPr>
      <w:rFonts w:ascii="Tahoma" w:hAnsi="Tahoma" w:cs="Tahoma"/>
      <w:sz w:val="16"/>
    </w:rPr>
  </w:style>
  <w:style w:type="paragraph" w:styleId="Signaturelectronique">
    <w:name w:val="E-mail Signature"/>
    <w:basedOn w:val="Normal"/>
    <w:link w:val="SignaturelectroniqueCar"/>
    <w:uiPriority w:val="99"/>
    <w:semiHidden/>
    <w:unhideWhenUsed/>
    <w:pPr>
      <w:spacing w:after="0" w:line="240" w:lineRule="auto"/>
    </w:pPr>
  </w:style>
  <w:style w:type="character" w:customStyle="1" w:styleId="SignaturelectroniqueCar">
    <w:name w:val="Signature électronique Car"/>
    <w:basedOn w:val="Policepardfaut"/>
    <w:link w:val="Signaturelectronique"/>
    <w:uiPriority w:val="99"/>
    <w:semiHidden/>
  </w:style>
  <w:style w:type="character" w:styleId="Accentuation">
    <w:name w:val="Emphasis"/>
    <w:uiPriority w:val="20"/>
    <w:semiHidden/>
    <w:unhideWhenUsed/>
    <w:rPr>
      <w:i/>
      <w:iCs/>
    </w:rPr>
  </w:style>
  <w:style w:type="character" w:styleId="Appeldenotedefin">
    <w:name w:val="endnote reference"/>
    <w:uiPriority w:val="99"/>
    <w:semiHidden/>
    <w:unhideWhenUsed/>
    <w:rPr>
      <w:vertAlign w:val="superscript"/>
    </w:rPr>
  </w:style>
  <w:style w:type="paragraph" w:styleId="Notedefin">
    <w:name w:val="endnote text"/>
    <w:basedOn w:val="Normal"/>
    <w:link w:val="NotedefinCar"/>
    <w:uiPriority w:val="99"/>
    <w:semiHidden/>
    <w:unhideWhenUsed/>
    <w:pPr>
      <w:spacing w:after="0" w:line="240" w:lineRule="auto"/>
    </w:pPr>
  </w:style>
  <w:style w:type="character" w:customStyle="1" w:styleId="NotedefinCar">
    <w:name w:val="Note de fin Car"/>
    <w:link w:val="Notedefin"/>
    <w:uiPriority w:val="99"/>
    <w:semiHidden/>
    <w:rPr>
      <w:sz w:val="20"/>
    </w:rPr>
  </w:style>
  <w:style w:type="paragraph" w:styleId="Adressedestinataire">
    <w:name w:val="envelope address"/>
    <w:basedOn w:val="Normal"/>
    <w:uiPriority w:val="99"/>
    <w:semiHidden/>
    <w:unhideWhenUsed/>
    <w:pPr>
      <w:framePr w:w="7920" w:h="1980" w:hRule="exact" w:hSpace="180" w:wrap="auto" w:hAnchor="page" w:xAlign="center" w:yAlign="bottom"/>
      <w:spacing w:after="0" w:line="240" w:lineRule="auto"/>
      <w:ind w:left="2880"/>
    </w:pPr>
    <w:rPr>
      <w:rFonts w:ascii="Calibri" w:eastAsia="Times New Roman" w:hAnsi="Calibri" w:cs="Cordia New"/>
      <w:sz w:val="24"/>
    </w:rPr>
  </w:style>
  <w:style w:type="paragraph" w:styleId="Adresseexpditeur">
    <w:name w:val="envelope return"/>
    <w:basedOn w:val="Normal"/>
    <w:uiPriority w:val="99"/>
    <w:semiHidden/>
    <w:unhideWhenUsed/>
    <w:pPr>
      <w:spacing w:after="0" w:line="240" w:lineRule="auto"/>
    </w:pPr>
    <w:rPr>
      <w:rFonts w:ascii="Calibri" w:eastAsia="Times New Roman" w:hAnsi="Calibri" w:cs="Cordia New"/>
    </w:rPr>
  </w:style>
  <w:style w:type="character" w:styleId="Lienhypertextesuivivisit">
    <w:name w:val="FollowedHyperlink"/>
    <w:uiPriority w:val="99"/>
    <w:semiHidden/>
    <w:unhideWhenUsed/>
    <w:rPr>
      <w:color w:val="969696"/>
      <w:u w:val="single"/>
    </w:rPr>
  </w:style>
  <w:style w:type="character" w:styleId="Appelnotedebasdep">
    <w:name w:val="footnote reference"/>
    <w:uiPriority w:val="99"/>
    <w:semiHidden/>
    <w:unhideWhenUsed/>
    <w:rPr>
      <w:vertAlign w:val="superscript"/>
    </w:rPr>
  </w:style>
  <w:style w:type="paragraph" w:styleId="Notedebasdepage">
    <w:name w:val="footnote text"/>
    <w:basedOn w:val="Normal"/>
    <w:link w:val="NotedebasdepageCar"/>
    <w:uiPriority w:val="99"/>
    <w:semiHidden/>
    <w:unhideWhenUsed/>
    <w:pPr>
      <w:spacing w:after="0" w:line="240" w:lineRule="auto"/>
    </w:pPr>
  </w:style>
  <w:style w:type="character" w:customStyle="1" w:styleId="NotedebasdepageCar">
    <w:name w:val="Note de bas de page Car"/>
    <w:link w:val="Notedebasdepage"/>
    <w:uiPriority w:val="99"/>
    <w:semiHidden/>
    <w:rPr>
      <w:sz w:val="20"/>
    </w:rPr>
  </w:style>
  <w:style w:type="character" w:customStyle="1" w:styleId="Titre3Car">
    <w:name w:val="Titre 3 Car"/>
    <w:link w:val="Titre3"/>
    <w:uiPriority w:val="1"/>
    <w:rsid w:val="00A40B82"/>
    <w:rPr>
      <w:rFonts w:ascii="Arial gras" w:eastAsia="Times New Roman" w:hAnsi="Arial gras" w:cs="Cordia New"/>
      <w:b/>
      <w:bCs/>
      <w:color w:val="808080"/>
      <w:lang w:val="en-GB" w:eastAsia="ja-JP"/>
    </w:rPr>
  </w:style>
  <w:style w:type="character" w:customStyle="1" w:styleId="Titre4Car">
    <w:name w:val="Titre 4 Car"/>
    <w:link w:val="Titre4"/>
    <w:uiPriority w:val="1"/>
    <w:rsid w:val="00A40B82"/>
    <w:rPr>
      <w:rFonts w:ascii="Arial gras" w:eastAsia="Times New Roman" w:hAnsi="Arial gras" w:cs="Cordia New"/>
      <w:b/>
      <w:iCs/>
      <w:lang w:val="en-GB" w:eastAsia="ja-JP"/>
    </w:rPr>
  </w:style>
  <w:style w:type="character" w:customStyle="1" w:styleId="Titre5Car">
    <w:name w:val="Titre 5 Car"/>
    <w:link w:val="Titre5"/>
    <w:uiPriority w:val="1"/>
    <w:rsid w:val="00A40B82"/>
    <w:rPr>
      <w:rFonts w:ascii="Arial gras" w:eastAsia="Times New Roman" w:hAnsi="Arial gras" w:cs="Cordia New"/>
      <w:b/>
      <w:iCs/>
      <w:lang w:val="en-GB" w:eastAsia="ja-JP"/>
    </w:rPr>
  </w:style>
  <w:style w:type="character" w:customStyle="1" w:styleId="Titre6Car">
    <w:name w:val="Titre 6 Car"/>
    <w:link w:val="Titre6"/>
    <w:uiPriority w:val="1"/>
    <w:rsid w:val="002E44A8"/>
    <w:rPr>
      <w:rFonts w:ascii="Arial gras" w:eastAsia="Times New Roman" w:hAnsi="Arial gras" w:cs="Cordia New"/>
      <w:b/>
      <w:lang w:val="en-GB" w:eastAsia="ja-JP"/>
    </w:rPr>
  </w:style>
  <w:style w:type="character" w:customStyle="1" w:styleId="Titre7Car">
    <w:name w:val="Titre 7 Car"/>
    <w:link w:val="Titre7"/>
    <w:uiPriority w:val="18"/>
    <w:semiHidden/>
    <w:rsid w:val="00316FFF"/>
    <w:rPr>
      <w:rFonts w:ascii="Calibri" w:eastAsia="Times New Roman" w:hAnsi="Calibri" w:cs="Cordia New"/>
      <w:i/>
      <w:iCs/>
      <w:color w:val="404040"/>
      <w:kern w:val="20"/>
    </w:rPr>
  </w:style>
  <w:style w:type="character" w:customStyle="1" w:styleId="Titre8Car">
    <w:name w:val="Titre 8 Car"/>
    <w:link w:val="Titre8"/>
    <w:uiPriority w:val="18"/>
    <w:semiHidden/>
    <w:rsid w:val="00316FFF"/>
    <w:rPr>
      <w:rFonts w:ascii="Calibri" w:eastAsia="Times New Roman" w:hAnsi="Calibri" w:cs="Cordia New"/>
      <w:color w:val="404040"/>
      <w:kern w:val="20"/>
    </w:rPr>
  </w:style>
  <w:style w:type="character" w:customStyle="1" w:styleId="Titre9Car">
    <w:name w:val="Titre 9 Car"/>
    <w:link w:val="Titre9"/>
    <w:uiPriority w:val="18"/>
    <w:semiHidden/>
    <w:rsid w:val="00316FFF"/>
    <w:rPr>
      <w:rFonts w:ascii="Calibri" w:eastAsia="Times New Roman" w:hAnsi="Calibri" w:cs="Cordia New"/>
      <w:i/>
      <w:iCs/>
      <w:color w:val="404040"/>
      <w:kern w:val="20"/>
    </w:rPr>
  </w:style>
  <w:style w:type="character" w:styleId="AcronymeHTML">
    <w:name w:val="HTML Acronym"/>
    <w:basedOn w:val="Policepardfaut"/>
    <w:uiPriority w:val="99"/>
    <w:semiHidden/>
    <w:unhideWhenUsed/>
  </w:style>
  <w:style w:type="paragraph" w:styleId="AdresseHTML">
    <w:name w:val="HTML Address"/>
    <w:basedOn w:val="Normal"/>
    <w:link w:val="AdresseHTMLCar"/>
    <w:uiPriority w:val="99"/>
    <w:semiHidden/>
    <w:unhideWhenUsed/>
    <w:pPr>
      <w:spacing w:after="0" w:line="240" w:lineRule="auto"/>
    </w:pPr>
    <w:rPr>
      <w:i/>
      <w:iCs/>
    </w:rPr>
  </w:style>
  <w:style w:type="character" w:customStyle="1" w:styleId="AdresseHTMLCar">
    <w:name w:val="Adresse HTML Car"/>
    <w:link w:val="AdresseHTML"/>
    <w:uiPriority w:val="99"/>
    <w:semiHidden/>
    <w:rPr>
      <w:i/>
      <w:iCs/>
    </w:rPr>
  </w:style>
  <w:style w:type="character" w:styleId="CitationHTML">
    <w:name w:val="HTML Cite"/>
    <w:uiPriority w:val="99"/>
    <w:semiHidden/>
    <w:unhideWhenUsed/>
    <w:rPr>
      <w:i/>
      <w:iCs/>
    </w:rPr>
  </w:style>
  <w:style w:type="character" w:styleId="CodeHTML">
    <w:name w:val="HTML Code"/>
    <w:uiPriority w:val="99"/>
    <w:semiHidden/>
    <w:unhideWhenUsed/>
    <w:rPr>
      <w:rFonts w:ascii="Consolas" w:hAnsi="Consolas" w:cs="Consolas"/>
      <w:sz w:val="20"/>
    </w:rPr>
  </w:style>
  <w:style w:type="character" w:styleId="DfinitionHTML">
    <w:name w:val="HTML Definition"/>
    <w:uiPriority w:val="99"/>
    <w:semiHidden/>
    <w:unhideWhenUsed/>
    <w:rPr>
      <w:i/>
      <w:iCs/>
    </w:rPr>
  </w:style>
  <w:style w:type="character" w:styleId="ClavierHTML">
    <w:name w:val="HTML Keyboard"/>
    <w:uiPriority w:val="99"/>
    <w:semiHidden/>
    <w:unhideWhenUsed/>
    <w:rPr>
      <w:rFonts w:ascii="Consolas" w:hAnsi="Consolas" w:cs="Consolas"/>
      <w:sz w:val="20"/>
    </w:rPr>
  </w:style>
  <w:style w:type="paragraph" w:styleId="PrformatHTML">
    <w:name w:val="HTML Preformatted"/>
    <w:basedOn w:val="Normal"/>
    <w:link w:val="PrformatHTMLCar"/>
    <w:uiPriority w:val="99"/>
    <w:semiHidden/>
    <w:unhideWhenUsed/>
    <w:pPr>
      <w:spacing w:after="0" w:line="240" w:lineRule="auto"/>
    </w:pPr>
    <w:rPr>
      <w:rFonts w:ascii="Consolas" w:hAnsi="Consolas" w:cs="Consolas"/>
    </w:rPr>
  </w:style>
  <w:style w:type="character" w:customStyle="1" w:styleId="PrformatHTMLCar">
    <w:name w:val="Préformaté HTML Car"/>
    <w:link w:val="PrformatHTML"/>
    <w:uiPriority w:val="99"/>
    <w:semiHidden/>
    <w:rPr>
      <w:rFonts w:ascii="Consolas" w:hAnsi="Consolas" w:cs="Consolas"/>
      <w:sz w:val="20"/>
    </w:rPr>
  </w:style>
  <w:style w:type="character" w:styleId="ExempleHTML">
    <w:name w:val="HTML Sample"/>
    <w:uiPriority w:val="99"/>
    <w:semiHidden/>
    <w:unhideWhenUsed/>
    <w:rPr>
      <w:rFonts w:ascii="Consolas" w:hAnsi="Consolas" w:cs="Consolas"/>
      <w:sz w:val="24"/>
    </w:rPr>
  </w:style>
  <w:style w:type="character" w:styleId="MachinecrireHTML">
    <w:name w:val="HTML Typewriter"/>
    <w:uiPriority w:val="99"/>
    <w:semiHidden/>
    <w:unhideWhenUsed/>
    <w:rPr>
      <w:rFonts w:ascii="Consolas" w:hAnsi="Consolas" w:cs="Consolas"/>
      <w:sz w:val="20"/>
    </w:rPr>
  </w:style>
  <w:style w:type="character" w:styleId="VariableHTML">
    <w:name w:val="HTML Variable"/>
    <w:uiPriority w:val="99"/>
    <w:semiHidden/>
    <w:unhideWhenUsed/>
    <w:rPr>
      <w:i/>
      <w:iCs/>
    </w:rPr>
  </w:style>
  <w:style w:type="character" w:styleId="Lienhypertexte">
    <w:name w:val="Hyperlink"/>
    <w:uiPriority w:val="99"/>
    <w:unhideWhenUsed/>
    <w:rsid w:val="00564541"/>
    <w:rPr>
      <w:rFonts w:ascii="Arial" w:hAnsi="Arial"/>
      <w:color w:val="646464"/>
      <w:u w:val="single"/>
    </w:rPr>
  </w:style>
  <w:style w:type="paragraph" w:styleId="Index1">
    <w:name w:val="index 1"/>
    <w:basedOn w:val="Normal"/>
    <w:next w:val="Normal"/>
    <w:autoRedefine/>
    <w:uiPriority w:val="99"/>
    <w:semiHidden/>
    <w:unhideWhenUsed/>
    <w:pPr>
      <w:spacing w:after="0" w:line="240" w:lineRule="auto"/>
      <w:ind w:left="220" w:hanging="220"/>
    </w:pPr>
  </w:style>
  <w:style w:type="paragraph" w:styleId="Index2">
    <w:name w:val="index 2"/>
    <w:basedOn w:val="Normal"/>
    <w:next w:val="Normal"/>
    <w:autoRedefine/>
    <w:uiPriority w:val="99"/>
    <w:semiHidden/>
    <w:unhideWhenUsed/>
    <w:pPr>
      <w:spacing w:after="0" w:line="240" w:lineRule="auto"/>
      <w:ind w:left="440" w:hanging="220"/>
    </w:pPr>
  </w:style>
  <w:style w:type="paragraph" w:styleId="Index3">
    <w:name w:val="index 3"/>
    <w:basedOn w:val="Normal"/>
    <w:next w:val="Normal"/>
    <w:autoRedefine/>
    <w:uiPriority w:val="99"/>
    <w:semiHidden/>
    <w:unhideWhenUsed/>
    <w:pPr>
      <w:spacing w:after="0" w:line="240" w:lineRule="auto"/>
      <w:ind w:left="660" w:hanging="220"/>
    </w:pPr>
  </w:style>
  <w:style w:type="paragraph" w:styleId="Index4">
    <w:name w:val="index 4"/>
    <w:basedOn w:val="Normal"/>
    <w:next w:val="Normal"/>
    <w:autoRedefine/>
    <w:uiPriority w:val="99"/>
    <w:semiHidden/>
    <w:unhideWhenUsed/>
    <w:pPr>
      <w:spacing w:after="0" w:line="240" w:lineRule="auto"/>
      <w:ind w:left="880" w:hanging="220"/>
    </w:pPr>
  </w:style>
  <w:style w:type="paragraph" w:styleId="Index5">
    <w:name w:val="index 5"/>
    <w:basedOn w:val="Normal"/>
    <w:next w:val="Normal"/>
    <w:autoRedefine/>
    <w:uiPriority w:val="99"/>
    <w:semiHidden/>
    <w:unhideWhenUsed/>
    <w:pPr>
      <w:spacing w:after="0" w:line="240" w:lineRule="auto"/>
      <w:ind w:left="1100" w:hanging="220"/>
    </w:pPr>
  </w:style>
  <w:style w:type="paragraph" w:styleId="Index6">
    <w:name w:val="index 6"/>
    <w:basedOn w:val="Normal"/>
    <w:next w:val="Normal"/>
    <w:autoRedefine/>
    <w:uiPriority w:val="99"/>
    <w:semiHidden/>
    <w:unhideWhenUsed/>
    <w:pPr>
      <w:spacing w:after="0" w:line="240" w:lineRule="auto"/>
      <w:ind w:left="1320" w:hanging="220"/>
    </w:pPr>
  </w:style>
  <w:style w:type="paragraph" w:styleId="Index7">
    <w:name w:val="index 7"/>
    <w:basedOn w:val="Normal"/>
    <w:next w:val="Normal"/>
    <w:autoRedefine/>
    <w:uiPriority w:val="99"/>
    <w:semiHidden/>
    <w:unhideWhenUsed/>
    <w:pPr>
      <w:spacing w:after="0" w:line="240" w:lineRule="auto"/>
      <w:ind w:left="1540" w:hanging="220"/>
    </w:pPr>
  </w:style>
  <w:style w:type="paragraph" w:styleId="Index8">
    <w:name w:val="index 8"/>
    <w:basedOn w:val="Normal"/>
    <w:next w:val="Normal"/>
    <w:autoRedefine/>
    <w:uiPriority w:val="99"/>
    <w:semiHidden/>
    <w:unhideWhenUsed/>
    <w:pPr>
      <w:spacing w:after="0" w:line="240" w:lineRule="auto"/>
      <w:ind w:left="1760" w:hanging="220"/>
    </w:pPr>
  </w:style>
  <w:style w:type="paragraph" w:styleId="Index9">
    <w:name w:val="index 9"/>
    <w:basedOn w:val="Normal"/>
    <w:next w:val="Normal"/>
    <w:autoRedefine/>
    <w:uiPriority w:val="99"/>
    <w:semiHidden/>
    <w:unhideWhenUsed/>
    <w:pPr>
      <w:spacing w:after="0" w:line="240" w:lineRule="auto"/>
      <w:ind w:left="1980" w:hanging="220"/>
    </w:pPr>
  </w:style>
  <w:style w:type="paragraph" w:styleId="Titreindex">
    <w:name w:val="index heading"/>
    <w:basedOn w:val="Normal"/>
    <w:next w:val="Index1"/>
    <w:uiPriority w:val="99"/>
    <w:semiHidden/>
    <w:unhideWhenUsed/>
    <w:rPr>
      <w:rFonts w:ascii="Calibri" w:eastAsia="Times New Roman" w:hAnsi="Calibri" w:cs="Cordia New"/>
      <w:b/>
      <w:bCs/>
    </w:rPr>
  </w:style>
  <w:style w:type="character" w:styleId="Accentuationintense">
    <w:name w:val="Intense Emphasis"/>
    <w:uiPriority w:val="21"/>
    <w:semiHidden/>
    <w:unhideWhenUsed/>
    <w:rPr>
      <w:b/>
      <w:bCs/>
      <w:i/>
      <w:iCs/>
      <w:color w:val="7E97AD"/>
    </w:rPr>
  </w:style>
  <w:style w:type="paragraph" w:styleId="Citationintense">
    <w:name w:val="Intense Quote"/>
    <w:basedOn w:val="Normal"/>
    <w:next w:val="Normal"/>
    <w:link w:val="CitationintenseCar"/>
    <w:uiPriority w:val="30"/>
    <w:semiHidden/>
    <w:unhideWhenUsed/>
    <w:pPr>
      <w:pBdr>
        <w:bottom w:val="single" w:sz="4" w:space="4" w:color="7E97AD"/>
      </w:pBdr>
      <w:spacing w:before="200" w:after="280"/>
      <w:ind w:left="936" w:right="936"/>
    </w:pPr>
    <w:rPr>
      <w:b/>
      <w:bCs/>
      <w:i/>
      <w:iCs/>
      <w:color w:val="7E97AD"/>
    </w:rPr>
  </w:style>
  <w:style w:type="character" w:customStyle="1" w:styleId="CitationintenseCar">
    <w:name w:val="Citation intense Car"/>
    <w:link w:val="Citationintense"/>
    <w:uiPriority w:val="30"/>
    <w:semiHidden/>
    <w:rPr>
      <w:b/>
      <w:bCs/>
      <w:i/>
      <w:iCs/>
      <w:color w:val="7E97AD"/>
    </w:rPr>
  </w:style>
  <w:style w:type="character" w:styleId="Rfrenceintense">
    <w:name w:val="Intense Reference"/>
    <w:uiPriority w:val="32"/>
    <w:semiHidden/>
    <w:unhideWhenUsed/>
    <w:rPr>
      <w:b/>
      <w:bCs/>
      <w:smallCaps/>
      <w:color w:val="CC8E60"/>
      <w:spacing w:val="5"/>
      <w:u w:val="single"/>
    </w:rPr>
  </w:style>
  <w:style w:type="table" w:styleId="Grilleclaire">
    <w:name w:val="Light Grid"/>
    <w:basedOn w:val="TableauNormal"/>
    <w:uiPriority w:val="62"/>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libri" w:eastAsia="Times New Roman" w:hAnsi="Calibri" w:cs="Cordia New"/>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libri" w:eastAsia="Times New Roman" w:hAnsi="Calibri" w:cs="Cordia New"/>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libri" w:eastAsia="Times New Roman" w:hAnsi="Calibri" w:cs="Cordia New"/>
        <w:b/>
        <w:bCs/>
      </w:rPr>
    </w:tblStylePr>
    <w:tblStylePr w:type="lastCol">
      <w:rPr>
        <w:rFonts w:ascii="Calibri" w:eastAsia="Times New Roman" w:hAnsi="Calibri" w:cs="Cordia New"/>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styleId="Grilleclaire-Accent1">
    <w:name w:val="Light Grid Accent 1"/>
    <w:basedOn w:val="TableauNormal"/>
    <w:uiPriority w:val="62"/>
    <w:tblPr>
      <w:tblStyleRowBandSize w:val="1"/>
      <w:tblStyleColBandSize w:val="1"/>
      <w:tblBorders>
        <w:top w:val="single" w:sz="8" w:space="0" w:color="7E97AD"/>
        <w:left w:val="single" w:sz="8" w:space="0" w:color="7E97AD"/>
        <w:bottom w:val="single" w:sz="8" w:space="0" w:color="7E97AD"/>
        <w:right w:val="single" w:sz="8" w:space="0" w:color="7E97AD"/>
        <w:insideH w:val="single" w:sz="8" w:space="0" w:color="7E97AD"/>
        <w:insideV w:val="single" w:sz="8" w:space="0" w:color="7E97AD"/>
      </w:tblBorders>
    </w:tblPr>
    <w:tblStylePr w:type="firstRow">
      <w:pPr>
        <w:spacing w:before="0" w:after="0" w:line="240" w:lineRule="auto"/>
      </w:pPr>
      <w:rPr>
        <w:rFonts w:ascii="Calibri" w:eastAsia="Times New Roman" w:hAnsi="Calibri" w:cs="Cordia New"/>
        <w:b/>
        <w:bCs/>
      </w:rPr>
      <w:tblPr/>
      <w:tcPr>
        <w:tcBorders>
          <w:top w:val="single" w:sz="8" w:space="0" w:color="7E97AD"/>
          <w:left w:val="single" w:sz="8" w:space="0" w:color="7E97AD"/>
          <w:bottom w:val="single" w:sz="18" w:space="0" w:color="7E97AD"/>
          <w:right w:val="single" w:sz="8" w:space="0" w:color="7E97AD"/>
          <w:insideH w:val="nil"/>
          <w:insideV w:val="single" w:sz="8" w:space="0" w:color="7E97AD"/>
        </w:tcBorders>
      </w:tcPr>
    </w:tblStylePr>
    <w:tblStylePr w:type="lastRow">
      <w:pPr>
        <w:spacing w:before="0" w:after="0" w:line="240" w:lineRule="auto"/>
      </w:pPr>
      <w:rPr>
        <w:rFonts w:ascii="Calibri" w:eastAsia="Times New Roman" w:hAnsi="Calibri" w:cs="Cordia New"/>
        <w:b/>
        <w:bCs/>
      </w:rPr>
      <w:tblPr/>
      <w:tcPr>
        <w:tcBorders>
          <w:top w:val="double" w:sz="6" w:space="0" w:color="7E97AD"/>
          <w:left w:val="single" w:sz="8" w:space="0" w:color="7E97AD"/>
          <w:bottom w:val="single" w:sz="8" w:space="0" w:color="7E97AD"/>
          <w:right w:val="single" w:sz="8" w:space="0" w:color="7E97AD"/>
          <w:insideH w:val="nil"/>
          <w:insideV w:val="single" w:sz="8" w:space="0" w:color="7E97AD"/>
        </w:tcBorders>
      </w:tcPr>
    </w:tblStylePr>
    <w:tblStylePr w:type="firstCol">
      <w:rPr>
        <w:rFonts w:ascii="Calibri" w:eastAsia="Times New Roman" w:hAnsi="Calibri" w:cs="Cordia New"/>
        <w:b/>
        <w:bCs/>
      </w:rPr>
    </w:tblStylePr>
    <w:tblStylePr w:type="lastCol">
      <w:rPr>
        <w:rFonts w:ascii="Calibri" w:eastAsia="Times New Roman" w:hAnsi="Calibri" w:cs="Cordia New"/>
        <w:b/>
        <w:bCs/>
      </w:rPr>
      <w:tblPr/>
      <w:tcPr>
        <w:tcBorders>
          <w:top w:val="single" w:sz="8" w:space="0" w:color="7E97AD"/>
          <w:left w:val="single" w:sz="8" w:space="0" w:color="7E97AD"/>
          <w:bottom w:val="single" w:sz="8" w:space="0" w:color="7E97AD"/>
          <w:right w:val="single" w:sz="8" w:space="0" w:color="7E97AD"/>
        </w:tcBorders>
      </w:tcPr>
    </w:tblStylePr>
    <w:tblStylePr w:type="band1Vert">
      <w:tblPr/>
      <w:tcPr>
        <w:tcBorders>
          <w:top w:val="single" w:sz="8" w:space="0" w:color="7E97AD"/>
          <w:left w:val="single" w:sz="8" w:space="0" w:color="7E97AD"/>
          <w:bottom w:val="single" w:sz="8" w:space="0" w:color="7E97AD"/>
          <w:right w:val="single" w:sz="8" w:space="0" w:color="7E97AD"/>
        </w:tcBorders>
        <w:shd w:val="clear" w:color="auto" w:fill="DFE5EA"/>
      </w:tcPr>
    </w:tblStylePr>
    <w:tblStylePr w:type="band1Horz">
      <w:tblPr/>
      <w:tcPr>
        <w:tcBorders>
          <w:top w:val="single" w:sz="8" w:space="0" w:color="7E97AD"/>
          <w:left w:val="single" w:sz="8" w:space="0" w:color="7E97AD"/>
          <w:bottom w:val="single" w:sz="8" w:space="0" w:color="7E97AD"/>
          <w:right w:val="single" w:sz="8" w:space="0" w:color="7E97AD"/>
          <w:insideV w:val="single" w:sz="8" w:space="0" w:color="7E97AD"/>
        </w:tcBorders>
        <w:shd w:val="clear" w:color="auto" w:fill="DFE5EA"/>
      </w:tcPr>
    </w:tblStylePr>
    <w:tblStylePr w:type="band2Horz">
      <w:tblPr/>
      <w:tcPr>
        <w:tcBorders>
          <w:top w:val="single" w:sz="8" w:space="0" w:color="7E97AD"/>
          <w:left w:val="single" w:sz="8" w:space="0" w:color="7E97AD"/>
          <w:bottom w:val="single" w:sz="8" w:space="0" w:color="7E97AD"/>
          <w:right w:val="single" w:sz="8" w:space="0" w:color="7E97AD"/>
          <w:insideV w:val="single" w:sz="8" w:space="0" w:color="7E97AD"/>
        </w:tcBorders>
      </w:tcPr>
    </w:tblStylePr>
  </w:style>
  <w:style w:type="table" w:styleId="Grilleclaire-Accent2">
    <w:name w:val="Light Grid Accent 2"/>
    <w:basedOn w:val="TableauNormal"/>
    <w:uiPriority w:val="62"/>
    <w:tblPr>
      <w:tblStyleRowBandSize w:val="1"/>
      <w:tblStyleColBandSize w:val="1"/>
      <w:tblBorders>
        <w:top w:val="single" w:sz="8" w:space="0" w:color="CC8E60"/>
        <w:left w:val="single" w:sz="8" w:space="0" w:color="CC8E60"/>
        <w:bottom w:val="single" w:sz="8" w:space="0" w:color="CC8E60"/>
        <w:right w:val="single" w:sz="8" w:space="0" w:color="CC8E60"/>
        <w:insideH w:val="single" w:sz="8" w:space="0" w:color="CC8E60"/>
        <w:insideV w:val="single" w:sz="8" w:space="0" w:color="CC8E60"/>
      </w:tblBorders>
    </w:tblPr>
    <w:tblStylePr w:type="firstRow">
      <w:pPr>
        <w:spacing w:before="0" w:after="0" w:line="240" w:lineRule="auto"/>
      </w:pPr>
      <w:rPr>
        <w:rFonts w:ascii="Calibri" w:eastAsia="Times New Roman" w:hAnsi="Calibri" w:cs="Cordia New"/>
        <w:b/>
        <w:bCs/>
      </w:rPr>
      <w:tblPr/>
      <w:tcPr>
        <w:tcBorders>
          <w:top w:val="single" w:sz="8" w:space="0" w:color="CC8E60"/>
          <w:left w:val="single" w:sz="8" w:space="0" w:color="CC8E60"/>
          <w:bottom w:val="single" w:sz="18" w:space="0" w:color="CC8E60"/>
          <w:right w:val="single" w:sz="8" w:space="0" w:color="CC8E60"/>
          <w:insideH w:val="nil"/>
          <w:insideV w:val="single" w:sz="8" w:space="0" w:color="CC8E60"/>
        </w:tcBorders>
      </w:tcPr>
    </w:tblStylePr>
    <w:tblStylePr w:type="lastRow">
      <w:pPr>
        <w:spacing w:before="0" w:after="0" w:line="240" w:lineRule="auto"/>
      </w:pPr>
      <w:rPr>
        <w:rFonts w:ascii="Calibri" w:eastAsia="Times New Roman" w:hAnsi="Calibri" w:cs="Cordia New"/>
        <w:b/>
        <w:bCs/>
      </w:rPr>
      <w:tblPr/>
      <w:tcPr>
        <w:tcBorders>
          <w:top w:val="double" w:sz="6" w:space="0" w:color="CC8E60"/>
          <w:left w:val="single" w:sz="8" w:space="0" w:color="CC8E60"/>
          <w:bottom w:val="single" w:sz="8" w:space="0" w:color="CC8E60"/>
          <w:right w:val="single" w:sz="8" w:space="0" w:color="CC8E60"/>
          <w:insideH w:val="nil"/>
          <w:insideV w:val="single" w:sz="8" w:space="0" w:color="CC8E60"/>
        </w:tcBorders>
      </w:tcPr>
    </w:tblStylePr>
    <w:tblStylePr w:type="firstCol">
      <w:rPr>
        <w:rFonts w:ascii="Calibri" w:eastAsia="Times New Roman" w:hAnsi="Calibri" w:cs="Cordia New"/>
        <w:b/>
        <w:bCs/>
      </w:rPr>
    </w:tblStylePr>
    <w:tblStylePr w:type="lastCol">
      <w:rPr>
        <w:rFonts w:ascii="Calibri" w:eastAsia="Times New Roman" w:hAnsi="Calibri" w:cs="Cordia New"/>
        <w:b/>
        <w:bCs/>
      </w:rPr>
      <w:tblPr/>
      <w:tcPr>
        <w:tcBorders>
          <w:top w:val="single" w:sz="8" w:space="0" w:color="CC8E60"/>
          <w:left w:val="single" w:sz="8" w:space="0" w:color="CC8E60"/>
          <w:bottom w:val="single" w:sz="8" w:space="0" w:color="CC8E60"/>
          <w:right w:val="single" w:sz="8" w:space="0" w:color="CC8E60"/>
        </w:tcBorders>
      </w:tcPr>
    </w:tblStylePr>
    <w:tblStylePr w:type="band1Vert">
      <w:tblPr/>
      <w:tcPr>
        <w:tcBorders>
          <w:top w:val="single" w:sz="8" w:space="0" w:color="CC8E60"/>
          <w:left w:val="single" w:sz="8" w:space="0" w:color="CC8E60"/>
          <w:bottom w:val="single" w:sz="8" w:space="0" w:color="CC8E60"/>
          <w:right w:val="single" w:sz="8" w:space="0" w:color="CC8E60"/>
        </w:tcBorders>
        <w:shd w:val="clear" w:color="auto" w:fill="F2E2D7"/>
      </w:tcPr>
    </w:tblStylePr>
    <w:tblStylePr w:type="band1Horz">
      <w:tblPr/>
      <w:tcPr>
        <w:tcBorders>
          <w:top w:val="single" w:sz="8" w:space="0" w:color="CC8E60"/>
          <w:left w:val="single" w:sz="8" w:space="0" w:color="CC8E60"/>
          <w:bottom w:val="single" w:sz="8" w:space="0" w:color="CC8E60"/>
          <w:right w:val="single" w:sz="8" w:space="0" w:color="CC8E60"/>
          <w:insideV w:val="single" w:sz="8" w:space="0" w:color="CC8E60"/>
        </w:tcBorders>
        <w:shd w:val="clear" w:color="auto" w:fill="F2E2D7"/>
      </w:tcPr>
    </w:tblStylePr>
    <w:tblStylePr w:type="band2Horz">
      <w:tblPr/>
      <w:tcPr>
        <w:tcBorders>
          <w:top w:val="single" w:sz="8" w:space="0" w:color="CC8E60"/>
          <w:left w:val="single" w:sz="8" w:space="0" w:color="CC8E60"/>
          <w:bottom w:val="single" w:sz="8" w:space="0" w:color="CC8E60"/>
          <w:right w:val="single" w:sz="8" w:space="0" w:color="CC8E60"/>
          <w:insideV w:val="single" w:sz="8" w:space="0" w:color="CC8E60"/>
        </w:tcBorders>
      </w:tcPr>
    </w:tblStylePr>
  </w:style>
  <w:style w:type="table" w:styleId="Grilleclaire-Accent3">
    <w:name w:val="Light Grid Accent 3"/>
    <w:basedOn w:val="TableauNormal"/>
    <w:uiPriority w:val="62"/>
    <w:tblPr>
      <w:tblStyleRowBandSize w:val="1"/>
      <w:tblStyleColBandSize w:val="1"/>
      <w:tblBorders>
        <w:top w:val="single" w:sz="8" w:space="0" w:color="7A6A60"/>
        <w:left w:val="single" w:sz="8" w:space="0" w:color="7A6A60"/>
        <w:bottom w:val="single" w:sz="8" w:space="0" w:color="7A6A60"/>
        <w:right w:val="single" w:sz="8" w:space="0" w:color="7A6A60"/>
        <w:insideH w:val="single" w:sz="8" w:space="0" w:color="7A6A60"/>
        <w:insideV w:val="single" w:sz="8" w:space="0" w:color="7A6A60"/>
      </w:tblBorders>
    </w:tblPr>
    <w:tblStylePr w:type="firstRow">
      <w:pPr>
        <w:spacing w:before="0" w:after="0" w:line="240" w:lineRule="auto"/>
      </w:pPr>
      <w:rPr>
        <w:rFonts w:ascii="Calibri" w:eastAsia="Times New Roman" w:hAnsi="Calibri" w:cs="Cordia New"/>
        <w:b/>
        <w:bCs/>
      </w:rPr>
      <w:tblPr/>
      <w:tcPr>
        <w:tcBorders>
          <w:top w:val="single" w:sz="8" w:space="0" w:color="7A6A60"/>
          <w:left w:val="single" w:sz="8" w:space="0" w:color="7A6A60"/>
          <w:bottom w:val="single" w:sz="18" w:space="0" w:color="7A6A60"/>
          <w:right w:val="single" w:sz="8" w:space="0" w:color="7A6A60"/>
          <w:insideH w:val="nil"/>
          <w:insideV w:val="single" w:sz="8" w:space="0" w:color="7A6A60"/>
        </w:tcBorders>
      </w:tcPr>
    </w:tblStylePr>
    <w:tblStylePr w:type="lastRow">
      <w:pPr>
        <w:spacing w:before="0" w:after="0" w:line="240" w:lineRule="auto"/>
      </w:pPr>
      <w:rPr>
        <w:rFonts w:ascii="Calibri" w:eastAsia="Times New Roman" w:hAnsi="Calibri" w:cs="Cordia New"/>
        <w:b/>
        <w:bCs/>
      </w:rPr>
      <w:tblPr/>
      <w:tcPr>
        <w:tcBorders>
          <w:top w:val="double" w:sz="6" w:space="0" w:color="7A6A60"/>
          <w:left w:val="single" w:sz="8" w:space="0" w:color="7A6A60"/>
          <w:bottom w:val="single" w:sz="8" w:space="0" w:color="7A6A60"/>
          <w:right w:val="single" w:sz="8" w:space="0" w:color="7A6A60"/>
          <w:insideH w:val="nil"/>
          <w:insideV w:val="single" w:sz="8" w:space="0" w:color="7A6A60"/>
        </w:tcBorders>
      </w:tcPr>
    </w:tblStylePr>
    <w:tblStylePr w:type="firstCol">
      <w:rPr>
        <w:rFonts w:ascii="Calibri" w:eastAsia="Times New Roman" w:hAnsi="Calibri" w:cs="Cordia New"/>
        <w:b/>
        <w:bCs/>
      </w:rPr>
    </w:tblStylePr>
    <w:tblStylePr w:type="lastCol">
      <w:rPr>
        <w:rFonts w:ascii="Calibri" w:eastAsia="Times New Roman" w:hAnsi="Calibri" w:cs="Cordia New"/>
        <w:b/>
        <w:bCs/>
      </w:rPr>
      <w:tblPr/>
      <w:tcPr>
        <w:tcBorders>
          <w:top w:val="single" w:sz="8" w:space="0" w:color="7A6A60"/>
          <w:left w:val="single" w:sz="8" w:space="0" w:color="7A6A60"/>
          <w:bottom w:val="single" w:sz="8" w:space="0" w:color="7A6A60"/>
          <w:right w:val="single" w:sz="8" w:space="0" w:color="7A6A60"/>
        </w:tcBorders>
      </w:tcPr>
    </w:tblStylePr>
    <w:tblStylePr w:type="band1Vert">
      <w:tblPr/>
      <w:tcPr>
        <w:tcBorders>
          <w:top w:val="single" w:sz="8" w:space="0" w:color="7A6A60"/>
          <w:left w:val="single" w:sz="8" w:space="0" w:color="7A6A60"/>
          <w:bottom w:val="single" w:sz="8" w:space="0" w:color="7A6A60"/>
          <w:right w:val="single" w:sz="8" w:space="0" w:color="7A6A60"/>
        </w:tcBorders>
        <w:shd w:val="clear" w:color="auto" w:fill="DFD9D6"/>
      </w:tcPr>
    </w:tblStylePr>
    <w:tblStylePr w:type="band1Horz">
      <w:tblPr/>
      <w:tcPr>
        <w:tcBorders>
          <w:top w:val="single" w:sz="8" w:space="0" w:color="7A6A60"/>
          <w:left w:val="single" w:sz="8" w:space="0" w:color="7A6A60"/>
          <w:bottom w:val="single" w:sz="8" w:space="0" w:color="7A6A60"/>
          <w:right w:val="single" w:sz="8" w:space="0" w:color="7A6A60"/>
          <w:insideV w:val="single" w:sz="8" w:space="0" w:color="7A6A60"/>
        </w:tcBorders>
        <w:shd w:val="clear" w:color="auto" w:fill="DFD9D6"/>
      </w:tcPr>
    </w:tblStylePr>
    <w:tblStylePr w:type="band2Horz">
      <w:tblPr/>
      <w:tcPr>
        <w:tcBorders>
          <w:top w:val="single" w:sz="8" w:space="0" w:color="7A6A60"/>
          <w:left w:val="single" w:sz="8" w:space="0" w:color="7A6A60"/>
          <w:bottom w:val="single" w:sz="8" w:space="0" w:color="7A6A60"/>
          <w:right w:val="single" w:sz="8" w:space="0" w:color="7A6A60"/>
          <w:insideV w:val="single" w:sz="8" w:space="0" w:color="7A6A60"/>
        </w:tcBorders>
      </w:tcPr>
    </w:tblStylePr>
  </w:style>
  <w:style w:type="table" w:styleId="Grilleclaire-Accent4">
    <w:name w:val="Light Grid Accent 4"/>
    <w:basedOn w:val="TableauNormal"/>
    <w:uiPriority w:val="62"/>
    <w:tblPr>
      <w:tblStyleRowBandSize w:val="1"/>
      <w:tblStyleColBandSize w:val="1"/>
      <w:tblBorders>
        <w:top w:val="single" w:sz="8" w:space="0" w:color="B4936D"/>
        <w:left w:val="single" w:sz="8" w:space="0" w:color="B4936D"/>
        <w:bottom w:val="single" w:sz="8" w:space="0" w:color="B4936D"/>
        <w:right w:val="single" w:sz="8" w:space="0" w:color="B4936D"/>
        <w:insideH w:val="single" w:sz="8" w:space="0" w:color="B4936D"/>
        <w:insideV w:val="single" w:sz="8" w:space="0" w:color="B4936D"/>
      </w:tblBorders>
    </w:tblPr>
    <w:tblStylePr w:type="firstRow">
      <w:pPr>
        <w:spacing w:before="0" w:after="0" w:line="240" w:lineRule="auto"/>
      </w:pPr>
      <w:rPr>
        <w:rFonts w:ascii="Calibri" w:eastAsia="Times New Roman" w:hAnsi="Calibri" w:cs="Cordia New"/>
        <w:b/>
        <w:bCs/>
      </w:rPr>
      <w:tblPr/>
      <w:tcPr>
        <w:tcBorders>
          <w:top w:val="single" w:sz="8" w:space="0" w:color="B4936D"/>
          <w:left w:val="single" w:sz="8" w:space="0" w:color="B4936D"/>
          <w:bottom w:val="single" w:sz="18" w:space="0" w:color="B4936D"/>
          <w:right w:val="single" w:sz="8" w:space="0" w:color="B4936D"/>
          <w:insideH w:val="nil"/>
          <w:insideV w:val="single" w:sz="8" w:space="0" w:color="B4936D"/>
        </w:tcBorders>
      </w:tcPr>
    </w:tblStylePr>
    <w:tblStylePr w:type="lastRow">
      <w:pPr>
        <w:spacing w:before="0" w:after="0" w:line="240" w:lineRule="auto"/>
      </w:pPr>
      <w:rPr>
        <w:rFonts w:ascii="Calibri" w:eastAsia="Times New Roman" w:hAnsi="Calibri" w:cs="Cordia New"/>
        <w:b/>
        <w:bCs/>
      </w:rPr>
      <w:tblPr/>
      <w:tcPr>
        <w:tcBorders>
          <w:top w:val="double" w:sz="6" w:space="0" w:color="B4936D"/>
          <w:left w:val="single" w:sz="8" w:space="0" w:color="B4936D"/>
          <w:bottom w:val="single" w:sz="8" w:space="0" w:color="B4936D"/>
          <w:right w:val="single" w:sz="8" w:space="0" w:color="B4936D"/>
          <w:insideH w:val="nil"/>
          <w:insideV w:val="single" w:sz="8" w:space="0" w:color="B4936D"/>
        </w:tcBorders>
      </w:tcPr>
    </w:tblStylePr>
    <w:tblStylePr w:type="firstCol">
      <w:rPr>
        <w:rFonts w:ascii="Calibri" w:eastAsia="Times New Roman" w:hAnsi="Calibri" w:cs="Cordia New"/>
        <w:b/>
        <w:bCs/>
      </w:rPr>
    </w:tblStylePr>
    <w:tblStylePr w:type="lastCol">
      <w:rPr>
        <w:rFonts w:ascii="Calibri" w:eastAsia="Times New Roman" w:hAnsi="Calibri" w:cs="Cordia New"/>
        <w:b/>
        <w:bCs/>
      </w:rPr>
      <w:tblPr/>
      <w:tcPr>
        <w:tcBorders>
          <w:top w:val="single" w:sz="8" w:space="0" w:color="B4936D"/>
          <w:left w:val="single" w:sz="8" w:space="0" w:color="B4936D"/>
          <w:bottom w:val="single" w:sz="8" w:space="0" w:color="B4936D"/>
          <w:right w:val="single" w:sz="8" w:space="0" w:color="B4936D"/>
        </w:tcBorders>
      </w:tcPr>
    </w:tblStylePr>
    <w:tblStylePr w:type="band1Vert">
      <w:tblPr/>
      <w:tcPr>
        <w:tcBorders>
          <w:top w:val="single" w:sz="8" w:space="0" w:color="B4936D"/>
          <w:left w:val="single" w:sz="8" w:space="0" w:color="B4936D"/>
          <w:bottom w:val="single" w:sz="8" w:space="0" w:color="B4936D"/>
          <w:right w:val="single" w:sz="8" w:space="0" w:color="B4936D"/>
        </w:tcBorders>
        <w:shd w:val="clear" w:color="auto" w:fill="ECE4DA"/>
      </w:tcPr>
    </w:tblStylePr>
    <w:tblStylePr w:type="band1Horz">
      <w:tblPr/>
      <w:tcPr>
        <w:tcBorders>
          <w:top w:val="single" w:sz="8" w:space="0" w:color="B4936D"/>
          <w:left w:val="single" w:sz="8" w:space="0" w:color="B4936D"/>
          <w:bottom w:val="single" w:sz="8" w:space="0" w:color="B4936D"/>
          <w:right w:val="single" w:sz="8" w:space="0" w:color="B4936D"/>
          <w:insideV w:val="single" w:sz="8" w:space="0" w:color="B4936D"/>
        </w:tcBorders>
        <w:shd w:val="clear" w:color="auto" w:fill="ECE4DA"/>
      </w:tcPr>
    </w:tblStylePr>
    <w:tblStylePr w:type="band2Horz">
      <w:tblPr/>
      <w:tcPr>
        <w:tcBorders>
          <w:top w:val="single" w:sz="8" w:space="0" w:color="B4936D"/>
          <w:left w:val="single" w:sz="8" w:space="0" w:color="B4936D"/>
          <w:bottom w:val="single" w:sz="8" w:space="0" w:color="B4936D"/>
          <w:right w:val="single" w:sz="8" w:space="0" w:color="B4936D"/>
          <w:insideV w:val="single" w:sz="8" w:space="0" w:color="B4936D"/>
        </w:tcBorders>
      </w:tcPr>
    </w:tblStylePr>
  </w:style>
  <w:style w:type="table" w:styleId="Grilleclaire-Accent5">
    <w:name w:val="Light Grid Accent 5"/>
    <w:basedOn w:val="TableauNormal"/>
    <w:uiPriority w:val="62"/>
    <w:tblPr>
      <w:tblStyleRowBandSize w:val="1"/>
      <w:tblStyleColBandSize w:val="1"/>
      <w:tblBorders>
        <w:top w:val="single" w:sz="8" w:space="0" w:color="67787B"/>
        <w:left w:val="single" w:sz="8" w:space="0" w:color="67787B"/>
        <w:bottom w:val="single" w:sz="8" w:space="0" w:color="67787B"/>
        <w:right w:val="single" w:sz="8" w:space="0" w:color="67787B"/>
        <w:insideH w:val="single" w:sz="8" w:space="0" w:color="67787B"/>
        <w:insideV w:val="single" w:sz="8" w:space="0" w:color="67787B"/>
      </w:tblBorders>
    </w:tblPr>
    <w:tblStylePr w:type="firstRow">
      <w:pPr>
        <w:spacing w:before="0" w:after="0" w:line="240" w:lineRule="auto"/>
      </w:pPr>
      <w:rPr>
        <w:rFonts w:ascii="Calibri" w:eastAsia="Times New Roman" w:hAnsi="Calibri" w:cs="Cordia New"/>
        <w:b/>
        <w:bCs/>
      </w:rPr>
      <w:tblPr/>
      <w:tcPr>
        <w:tcBorders>
          <w:top w:val="single" w:sz="8" w:space="0" w:color="67787B"/>
          <w:left w:val="single" w:sz="8" w:space="0" w:color="67787B"/>
          <w:bottom w:val="single" w:sz="18" w:space="0" w:color="67787B"/>
          <w:right w:val="single" w:sz="8" w:space="0" w:color="67787B"/>
          <w:insideH w:val="nil"/>
          <w:insideV w:val="single" w:sz="8" w:space="0" w:color="67787B"/>
        </w:tcBorders>
      </w:tcPr>
    </w:tblStylePr>
    <w:tblStylePr w:type="lastRow">
      <w:pPr>
        <w:spacing w:before="0" w:after="0" w:line="240" w:lineRule="auto"/>
      </w:pPr>
      <w:rPr>
        <w:rFonts w:ascii="Calibri" w:eastAsia="Times New Roman" w:hAnsi="Calibri" w:cs="Cordia New"/>
        <w:b/>
        <w:bCs/>
      </w:rPr>
      <w:tblPr/>
      <w:tcPr>
        <w:tcBorders>
          <w:top w:val="double" w:sz="6" w:space="0" w:color="67787B"/>
          <w:left w:val="single" w:sz="8" w:space="0" w:color="67787B"/>
          <w:bottom w:val="single" w:sz="8" w:space="0" w:color="67787B"/>
          <w:right w:val="single" w:sz="8" w:space="0" w:color="67787B"/>
          <w:insideH w:val="nil"/>
          <w:insideV w:val="single" w:sz="8" w:space="0" w:color="67787B"/>
        </w:tcBorders>
      </w:tcPr>
    </w:tblStylePr>
    <w:tblStylePr w:type="firstCol">
      <w:rPr>
        <w:rFonts w:ascii="Calibri" w:eastAsia="Times New Roman" w:hAnsi="Calibri" w:cs="Cordia New"/>
        <w:b/>
        <w:bCs/>
      </w:rPr>
    </w:tblStylePr>
    <w:tblStylePr w:type="lastCol">
      <w:rPr>
        <w:rFonts w:ascii="Calibri" w:eastAsia="Times New Roman" w:hAnsi="Calibri" w:cs="Cordia New"/>
        <w:b/>
        <w:bCs/>
      </w:rPr>
      <w:tblPr/>
      <w:tcPr>
        <w:tcBorders>
          <w:top w:val="single" w:sz="8" w:space="0" w:color="67787B"/>
          <w:left w:val="single" w:sz="8" w:space="0" w:color="67787B"/>
          <w:bottom w:val="single" w:sz="8" w:space="0" w:color="67787B"/>
          <w:right w:val="single" w:sz="8" w:space="0" w:color="67787B"/>
        </w:tcBorders>
      </w:tcPr>
    </w:tblStylePr>
    <w:tblStylePr w:type="band1Vert">
      <w:tblPr/>
      <w:tcPr>
        <w:tcBorders>
          <w:top w:val="single" w:sz="8" w:space="0" w:color="67787B"/>
          <w:left w:val="single" w:sz="8" w:space="0" w:color="67787B"/>
          <w:bottom w:val="single" w:sz="8" w:space="0" w:color="67787B"/>
          <w:right w:val="single" w:sz="8" w:space="0" w:color="67787B"/>
        </w:tcBorders>
        <w:shd w:val="clear" w:color="auto" w:fill="D8DEDF"/>
      </w:tcPr>
    </w:tblStylePr>
    <w:tblStylePr w:type="band1Horz">
      <w:tblPr/>
      <w:tcPr>
        <w:tcBorders>
          <w:top w:val="single" w:sz="8" w:space="0" w:color="67787B"/>
          <w:left w:val="single" w:sz="8" w:space="0" w:color="67787B"/>
          <w:bottom w:val="single" w:sz="8" w:space="0" w:color="67787B"/>
          <w:right w:val="single" w:sz="8" w:space="0" w:color="67787B"/>
          <w:insideV w:val="single" w:sz="8" w:space="0" w:color="67787B"/>
        </w:tcBorders>
        <w:shd w:val="clear" w:color="auto" w:fill="D8DEDF"/>
      </w:tcPr>
    </w:tblStylePr>
    <w:tblStylePr w:type="band2Horz">
      <w:tblPr/>
      <w:tcPr>
        <w:tcBorders>
          <w:top w:val="single" w:sz="8" w:space="0" w:color="67787B"/>
          <w:left w:val="single" w:sz="8" w:space="0" w:color="67787B"/>
          <w:bottom w:val="single" w:sz="8" w:space="0" w:color="67787B"/>
          <w:right w:val="single" w:sz="8" w:space="0" w:color="67787B"/>
          <w:insideV w:val="single" w:sz="8" w:space="0" w:color="67787B"/>
        </w:tcBorders>
      </w:tcPr>
    </w:tblStylePr>
  </w:style>
  <w:style w:type="table" w:styleId="Grilleclaire-Accent6">
    <w:name w:val="Light Grid Accent 6"/>
    <w:basedOn w:val="TableauNormal"/>
    <w:uiPriority w:val="62"/>
    <w:tblPr>
      <w:tblStyleRowBandSize w:val="1"/>
      <w:tblStyleColBandSize w:val="1"/>
      <w:tblBorders>
        <w:top w:val="single" w:sz="8" w:space="0" w:color="9D936F"/>
        <w:left w:val="single" w:sz="8" w:space="0" w:color="9D936F"/>
        <w:bottom w:val="single" w:sz="8" w:space="0" w:color="9D936F"/>
        <w:right w:val="single" w:sz="8" w:space="0" w:color="9D936F"/>
        <w:insideH w:val="single" w:sz="8" w:space="0" w:color="9D936F"/>
        <w:insideV w:val="single" w:sz="8" w:space="0" w:color="9D936F"/>
      </w:tblBorders>
    </w:tblPr>
    <w:tblStylePr w:type="firstRow">
      <w:pPr>
        <w:spacing w:before="0" w:after="0" w:line="240" w:lineRule="auto"/>
      </w:pPr>
      <w:rPr>
        <w:rFonts w:ascii="Calibri" w:eastAsia="Times New Roman" w:hAnsi="Calibri" w:cs="Cordia New"/>
        <w:b/>
        <w:bCs/>
      </w:rPr>
      <w:tblPr/>
      <w:tcPr>
        <w:tcBorders>
          <w:top w:val="single" w:sz="8" w:space="0" w:color="9D936F"/>
          <w:left w:val="single" w:sz="8" w:space="0" w:color="9D936F"/>
          <w:bottom w:val="single" w:sz="18" w:space="0" w:color="9D936F"/>
          <w:right w:val="single" w:sz="8" w:space="0" w:color="9D936F"/>
          <w:insideH w:val="nil"/>
          <w:insideV w:val="single" w:sz="8" w:space="0" w:color="9D936F"/>
        </w:tcBorders>
      </w:tcPr>
    </w:tblStylePr>
    <w:tblStylePr w:type="lastRow">
      <w:pPr>
        <w:spacing w:before="0" w:after="0" w:line="240" w:lineRule="auto"/>
      </w:pPr>
      <w:rPr>
        <w:rFonts w:ascii="Calibri" w:eastAsia="Times New Roman" w:hAnsi="Calibri" w:cs="Cordia New"/>
        <w:b/>
        <w:bCs/>
      </w:rPr>
      <w:tblPr/>
      <w:tcPr>
        <w:tcBorders>
          <w:top w:val="double" w:sz="6" w:space="0" w:color="9D936F"/>
          <w:left w:val="single" w:sz="8" w:space="0" w:color="9D936F"/>
          <w:bottom w:val="single" w:sz="8" w:space="0" w:color="9D936F"/>
          <w:right w:val="single" w:sz="8" w:space="0" w:color="9D936F"/>
          <w:insideH w:val="nil"/>
          <w:insideV w:val="single" w:sz="8" w:space="0" w:color="9D936F"/>
        </w:tcBorders>
      </w:tcPr>
    </w:tblStylePr>
    <w:tblStylePr w:type="firstCol">
      <w:rPr>
        <w:rFonts w:ascii="Calibri" w:eastAsia="Times New Roman" w:hAnsi="Calibri" w:cs="Cordia New"/>
        <w:b/>
        <w:bCs/>
      </w:rPr>
    </w:tblStylePr>
    <w:tblStylePr w:type="lastCol">
      <w:rPr>
        <w:rFonts w:ascii="Calibri" w:eastAsia="Times New Roman" w:hAnsi="Calibri" w:cs="Cordia New"/>
        <w:b/>
        <w:bCs/>
      </w:rPr>
      <w:tblPr/>
      <w:tcPr>
        <w:tcBorders>
          <w:top w:val="single" w:sz="8" w:space="0" w:color="9D936F"/>
          <w:left w:val="single" w:sz="8" w:space="0" w:color="9D936F"/>
          <w:bottom w:val="single" w:sz="8" w:space="0" w:color="9D936F"/>
          <w:right w:val="single" w:sz="8" w:space="0" w:color="9D936F"/>
        </w:tcBorders>
      </w:tcPr>
    </w:tblStylePr>
    <w:tblStylePr w:type="band1Vert">
      <w:tblPr/>
      <w:tcPr>
        <w:tcBorders>
          <w:top w:val="single" w:sz="8" w:space="0" w:color="9D936F"/>
          <w:left w:val="single" w:sz="8" w:space="0" w:color="9D936F"/>
          <w:bottom w:val="single" w:sz="8" w:space="0" w:color="9D936F"/>
          <w:right w:val="single" w:sz="8" w:space="0" w:color="9D936F"/>
        </w:tcBorders>
        <w:shd w:val="clear" w:color="auto" w:fill="E6E4DB"/>
      </w:tcPr>
    </w:tblStylePr>
    <w:tblStylePr w:type="band1Horz">
      <w:tblPr/>
      <w:tcPr>
        <w:tcBorders>
          <w:top w:val="single" w:sz="8" w:space="0" w:color="9D936F"/>
          <w:left w:val="single" w:sz="8" w:space="0" w:color="9D936F"/>
          <w:bottom w:val="single" w:sz="8" w:space="0" w:color="9D936F"/>
          <w:right w:val="single" w:sz="8" w:space="0" w:color="9D936F"/>
          <w:insideV w:val="single" w:sz="8" w:space="0" w:color="9D936F"/>
        </w:tcBorders>
        <w:shd w:val="clear" w:color="auto" w:fill="E6E4DB"/>
      </w:tcPr>
    </w:tblStylePr>
    <w:tblStylePr w:type="band2Horz">
      <w:tblPr/>
      <w:tcPr>
        <w:tcBorders>
          <w:top w:val="single" w:sz="8" w:space="0" w:color="9D936F"/>
          <w:left w:val="single" w:sz="8" w:space="0" w:color="9D936F"/>
          <w:bottom w:val="single" w:sz="8" w:space="0" w:color="9D936F"/>
          <w:right w:val="single" w:sz="8" w:space="0" w:color="9D936F"/>
          <w:insideV w:val="single" w:sz="8" w:space="0" w:color="9D936F"/>
        </w:tcBorders>
      </w:tcPr>
    </w:tblStylePr>
  </w:style>
  <w:style w:type="table" w:styleId="Listeclaire">
    <w:name w:val="Light List"/>
    <w:basedOn w:val="TableauNormal"/>
    <w:uiPriority w:val="61"/>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isteclaire-Accent1">
    <w:name w:val="Light List Accent 1"/>
    <w:basedOn w:val="TableauNormal"/>
    <w:uiPriority w:val="61"/>
    <w:tblPr>
      <w:tblStyleRowBandSize w:val="1"/>
      <w:tblStyleColBandSize w:val="1"/>
      <w:tblBorders>
        <w:top w:val="single" w:sz="8" w:space="0" w:color="7E97AD"/>
        <w:left w:val="single" w:sz="8" w:space="0" w:color="7E97AD"/>
        <w:bottom w:val="single" w:sz="8" w:space="0" w:color="7E97AD"/>
        <w:right w:val="single" w:sz="8" w:space="0" w:color="7E97AD"/>
      </w:tblBorders>
    </w:tblPr>
    <w:tblStylePr w:type="firstRow">
      <w:pPr>
        <w:spacing w:before="0" w:after="0" w:line="240" w:lineRule="auto"/>
      </w:pPr>
      <w:rPr>
        <w:b/>
        <w:bCs/>
        <w:color w:val="FFFFFF"/>
      </w:rPr>
      <w:tblPr/>
      <w:tcPr>
        <w:shd w:val="clear" w:color="auto" w:fill="7E97AD"/>
      </w:tcPr>
    </w:tblStylePr>
    <w:tblStylePr w:type="lastRow">
      <w:pPr>
        <w:spacing w:before="0" w:after="0" w:line="240" w:lineRule="auto"/>
      </w:pPr>
      <w:rPr>
        <w:b/>
        <w:bCs/>
      </w:rPr>
      <w:tblPr/>
      <w:tcPr>
        <w:tcBorders>
          <w:top w:val="double" w:sz="6" w:space="0" w:color="7E97AD"/>
          <w:left w:val="single" w:sz="8" w:space="0" w:color="7E97AD"/>
          <w:bottom w:val="single" w:sz="8" w:space="0" w:color="7E97AD"/>
          <w:right w:val="single" w:sz="8" w:space="0" w:color="7E97AD"/>
        </w:tcBorders>
      </w:tcPr>
    </w:tblStylePr>
    <w:tblStylePr w:type="firstCol">
      <w:rPr>
        <w:b/>
        <w:bCs/>
      </w:rPr>
    </w:tblStylePr>
    <w:tblStylePr w:type="lastCol">
      <w:rPr>
        <w:b/>
        <w:bCs/>
      </w:rPr>
    </w:tblStylePr>
    <w:tblStylePr w:type="band1Vert">
      <w:tblPr/>
      <w:tcPr>
        <w:tcBorders>
          <w:top w:val="single" w:sz="8" w:space="0" w:color="7E97AD"/>
          <w:left w:val="single" w:sz="8" w:space="0" w:color="7E97AD"/>
          <w:bottom w:val="single" w:sz="8" w:space="0" w:color="7E97AD"/>
          <w:right w:val="single" w:sz="8" w:space="0" w:color="7E97AD"/>
        </w:tcBorders>
      </w:tcPr>
    </w:tblStylePr>
    <w:tblStylePr w:type="band1Horz">
      <w:tblPr/>
      <w:tcPr>
        <w:tcBorders>
          <w:top w:val="single" w:sz="8" w:space="0" w:color="7E97AD"/>
          <w:left w:val="single" w:sz="8" w:space="0" w:color="7E97AD"/>
          <w:bottom w:val="single" w:sz="8" w:space="0" w:color="7E97AD"/>
          <w:right w:val="single" w:sz="8" w:space="0" w:color="7E97AD"/>
        </w:tcBorders>
      </w:tcPr>
    </w:tblStylePr>
  </w:style>
  <w:style w:type="table" w:styleId="Listeclaire-Accent2">
    <w:name w:val="Light List Accent 2"/>
    <w:basedOn w:val="TableauNormal"/>
    <w:uiPriority w:val="61"/>
    <w:tblPr>
      <w:tblStyleRowBandSize w:val="1"/>
      <w:tblStyleColBandSize w:val="1"/>
      <w:tblBorders>
        <w:top w:val="single" w:sz="8" w:space="0" w:color="CC8E60"/>
        <w:left w:val="single" w:sz="8" w:space="0" w:color="CC8E60"/>
        <w:bottom w:val="single" w:sz="8" w:space="0" w:color="CC8E60"/>
        <w:right w:val="single" w:sz="8" w:space="0" w:color="CC8E60"/>
      </w:tblBorders>
    </w:tblPr>
    <w:tblStylePr w:type="firstRow">
      <w:pPr>
        <w:spacing w:before="0" w:after="0" w:line="240" w:lineRule="auto"/>
      </w:pPr>
      <w:rPr>
        <w:b/>
        <w:bCs/>
        <w:color w:val="FFFFFF"/>
      </w:rPr>
      <w:tblPr/>
      <w:tcPr>
        <w:shd w:val="clear" w:color="auto" w:fill="CC8E60"/>
      </w:tcPr>
    </w:tblStylePr>
    <w:tblStylePr w:type="lastRow">
      <w:pPr>
        <w:spacing w:before="0" w:after="0" w:line="240" w:lineRule="auto"/>
      </w:pPr>
      <w:rPr>
        <w:b/>
        <w:bCs/>
      </w:rPr>
      <w:tblPr/>
      <w:tcPr>
        <w:tcBorders>
          <w:top w:val="double" w:sz="6" w:space="0" w:color="CC8E60"/>
          <w:left w:val="single" w:sz="8" w:space="0" w:color="CC8E60"/>
          <w:bottom w:val="single" w:sz="8" w:space="0" w:color="CC8E60"/>
          <w:right w:val="single" w:sz="8" w:space="0" w:color="CC8E60"/>
        </w:tcBorders>
      </w:tcPr>
    </w:tblStylePr>
    <w:tblStylePr w:type="firstCol">
      <w:rPr>
        <w:b/>
        <w:bCs/>
      </w:rPr>
    </w:tblStylePr>
    <w:tblStylePr w:type="lastCol">
      <w:rPr>
        <w:b/>
        <w:bCs/>
      </w:rPr>
    </w:tblStylePr>
    <w:tblStylePr w:type="band1Vert">
      <w:tblPr/>
      <w:tcPr>
        <w:tcBorders>
          <w:top w:val="single" w:sz="8" w:space="0" w:color="CC8E60"/>
          <w:left w:val="single" w:sz="8" w:space="0" w:color="CC8E60"/>
          <w:bottom w:val="single" w:sz="8" w:space="0" w:color="CC8E60"/>
          <w:right w:val="single" w:sz="8" w:space="0" w:color="CC8E60"/>
        </w:tcBorders>
      </w:tcPr>
    </w:tblStylePr>
    <w:tblStylePr w:type="band1Horz">
      <w:tblPr/>
      <w:tcPr>
        <w:tcBorders>
          <w:top w:val="single" w:sz="8" w:space="0" w:color="CC8E60"/>
          <w:left w:val="single" w:sz="8" w:space="0" w:color="CC8E60"/>
          <w:bottom w:val="single" w:sz="8" w:space="0" w:color="CC8E60"/>
          <w:right w:val="single" w:sz="8" w:space="0" w:color="CC8E60"/>
        </w:tcBorders>
      </w:tcPr>
    </w:tblStylePr>
  </w:style>
  <w:style w:type="table" w:styleId="Listeclaire-Accent3">
    <w:name w:val="Light List Accent 3"/>
    <w:basedOn w:val="TableauNormal"/>
    <w:uiPriority w:val="61"/>
    <w:tblPr>
      <w:tblStyleRowBandSize w:val="1"/>
      <w:tblStyleColBandSize w:val="1"/>
      <w:tblBorders>
        <w:top w:val="single" w:sz="8" w:space="0" w:color="7A6A60"/>
        <w:left w:val="single" w:sz="8" w:space="0" w:color="7A6A60"/>
        <w:bottom w:val="single" w:sz="8" w:space="0" w:color="7A6A60"/>
        <w:right w:val="single" w:sz="8" w:space="0" w:color="7A6A60"/>
      </w:tblBorders>
    </w:tblPr>
    <w:tblStylePr w:type="firstRow">
      <w:pPr>
        <w:spacing w:before="0" w:after="0" w:line="240" w:lineRule="auto"/>
      </w:pPr>
      <w:rPr>
        <w:b/>
        <w:bCs/>
        <w:color w:val="FFFFFF"/>
      </w:rPr>
      <w:tblPr/>
      <w:tcPr>
        <w:shd w:val="clear" w:color="auto" w:fill="7A6A60"/>
      </w:tcPr>
    </w:tblStylePr>
    <w:tblStylePr w:type="lastRow">
      <w:pPr>
        <w:spacing w:before="0" w:after="0" w:line="240" w:lineRule="auto"/>
      </w:pPr>
      <w:rPr>
        <w:b/>
        <w:bCs/>
      </w:rPr>
      <w:tblPr/>
      <w:tcPr>
        <w:tcBorders>
          <w:top w:val="double" w:sz="6" w:space="0" w:color="7A6A60"/>
          <w:left w:val="single" w:sz="8" w:space="0" w:color="7A6A60"/>
          <w:bottom w:val="single" w:sz="8" w:space="0" w:color="7A6A60"/>
          <w:right w:val="single" w:sz="8" w:space="0" w:color="7A6A60"/>
        </w:tcBorders>
      </w:tcPr>
    </w:tblStylePr>
    <w:tblStylePr w:type="firstCol">
      <w:rPr>
        <w:b/>
        <w:bCs/>
      </w:rPr>
    </w:tblStylePr>
    <w:tblStylePr w:type="lastCol">
      <w:rPr>
        <w:b/>
        <w:bCs/>
      </w:rPr>
    </w:tblStylePr>
    <w:tblStylePr w:type="band1Vert">
      <w:tblPr/>
      <w:tcPr>
        <w:tcBorders>
          <w:top w:val="single" w:sz="8" w:space="0" w:color="7A6A60"/>
          <w:left w:val="single" w:sz="8" w:space="0" w:color="7A6A60"/>
          <w:bottom w:val="single" w:sz="8" w:space="0" w:color="7A6A60"/>
          <w:right w:val="single" w:sz="8" w:space="0" w:color="7A6A60"/>
        </w:tcBorders>
      </w:tcPr>
    </w:tblStylePr>
    <w:tblStylePr w:type="band1Horz">
      <w:tblPr/>
      <w:tcPr>
        <w:tcBorders>
          <w:top w:val="single" w:sz="8" w:space="0" w:color="7A6A60"/>
          <w:left w:val="single" w:sz="8" w:space="0" w:color="7A6A60"/>
          <w:bottom w:val="single" w:sz="8" w:space="0" w:color="7A6A60"/>
          <w:right w:val="single" w:sz="8" w:space="0" w:color="7A6A60"/>
        </w:tcBorders>
      </w:tcPr>
    </w:tblStylePr>
  </w:style>
  <w:style w:type="table" w:styleId="Listeclaire-Accent4">
    <w:name w:val="Light List Accent 4"/>
    <w:basedOn w:val="TableauNormal"/>
    <w:uiPriority w:val="61"/>
    <w:tblPr>
      <w:tblStyleRowBandSize w:val="1"/>
      <w:tblStyleColBandSize w:val="1"/>
      <w:tblBorders>
        <w:top w:val="single" w:sz="8" w:space="0" w:color="B4936D"/>
        <w:left w:val="single" w:sz="8" w:space="0" w:color="B4936D"/>
        <w:bottom w:val="single" w:sz="8" w:space="0" w:color="B4936D"/>
        <w:right w:val="single" w:sz="8" w:space="0" w:color="B4936D"/>
      </w:tblBorders>
    </w:tblPr>
    <w:tblStylePr w:type="firstRow">
      <w:pPr>
        <w:spacing w:before="0" w:after="0" w:line="240" w:lineRule="auto"/>
      </w:pPr>
      <w:rPr>
        <w:b/>
        <w:bCs/>
        <w:color w:val="FFFFFF"/>
      </w:rPr>
      <w:tblPr/>
      <w:tcPr>
        <w:shd w:val="clear" w:color="auto" w:fill="B4936D"/>
      </w:tcPr>
    </w:tblStylePr>
    <w:tblStylePr w:type="lastRow">
      <w:pPr>
        <w:spacing w:before="0" w:after="0" w:line="240" w:lineRule="auto"/>
      </w:pPr>
      <w:rPr>
        <w:b/>
        <w:bCs/>
      </w:rPr>
      <w:tblPr/>
      <w:tcPr>
        <w:tcBorders>
          <w:top w:val="double" w:sz="6" w:space="0" w:color="B4936D"/>
          <w:left w:val="single" w:sz="8" w:space="0" w:color="B4936D"/>
          <w:bottom w:val="single" w:sz="8" w:space="0" w:color="B4936D"/>
          <w:right w:val="single" w:sz="8" w:space="0" w:color="B4936D"/>
        </w:tcBorders>
      </w:tcPr>
    </w:tblStylePr>
    <w:tblStylePr w:type="firstCol">
      <w:rPr>
        <w:b/>
        <w:bCs/>
      </w:rPr>
    </w:tblStylePr>
    <w:tblStylePr w:type="lastCol">
      <w:rPr>
        <w:b/>
        <w:bCs/>
      </w:rPr>
    </w:tblStylePr>
    <w:tblStylePr w:type="band1Vert">
      <w:tblPr/>
      <w:tcPr>
        <w:tcBorders>
          <w:top w:val="single" w:sz="8" w:space="0" w:color="B4936D"/>
          <w:left w:val="single" w:sz="8" w:space="0" w:color="B4936D"/>
          <w:bottom w:val="single" w:sz="8" w:space="0" w:color="B4936D"/>
          <w:right w:val="single" w:sz="8" w:space="0" w:color="B4936D"/>
        </w:tcBorders>
      </w:tcPr>
    </w:tblStylePr>
    <w:tblStylePr w:type="band1Horz">
      <w:tblPr/>
      <w:tcPr>
        <w:tcBorders>
          <w:top w:val="single" w:sz="8" w:space="0" w:color="B4936D"/>
          <w:left w:val="single" w:sz="8" w:space="0" w:color="B4936D"/>
          <w:bottom w:val="single" w:sz="8" w:space="0" w:color="B4936D"/>
          <w:right w:val="single" w:sz="8" w:space="0" w:color="B4936D"/>
        </w:tcBorders>
      </w:tcPr>
    </w:tblStylePr>
  </w:style>
  <w:style w:type="table" w:styleId="Listeclaire-Accent5">
    <w:name w:val="Light List Accent 5"/>
    <w:basedOn w:val="TableauNormal"/>
    <w:uiPriority w:val="61"/>
    <w:tblPr>
      <w:tblStyleRowBandSize w:val="1"/>
      <w:tblStyleColBandSize w:val="1"/>
      <w:tblBorders>
        <w:top w:val="single" w:sz="8" w:space="0" w:color="67787B"/>
        <w:left w:val="single" w:sz="8" w:space="0" w:color="67787B"/>
        <w:bottom w:val="single" w:sz="8" w:space="0" w:color="67787B"/>
        <w:right w:val="single" w:sz="8" w:space="0" w:color="67787B"/>
      </w:tblBorders>
    </w:tblPr>
    <w:tblStylePr w:type="firstRow">
      <w:pPr>
        <w:spacing w:before="0" w:after="0" w:line="240" w:lineRule="auto"/>
      </w:pPr>
      <w:rPr>
        <w:b/>
        <w:bCs/>
        <w:color w:val="FFFFFF"/>
      </w:rPr>
      <w:tblPr/>
      <w:tcPr>
        <w:shd w:val="clear" w:color="auto" w:fill="67787B"/>
      </w:tcPr>
    </w:tblStylePr>
    <w:tblStylePr w:type="lastRow">
      <w:pPr>
        <w:spacing w:before="0" w:after="0" w:line="240" w:lineRule="auto"/>
      </w:pPr>
      <w:rPr>
        <w:b/>
        <w:bCs/>
      </w:rPr>
      <w:tblPr/>
      <w:tcPr>
        <w:tcBorders>
          <w:top w:val="double" w:sz="6" w:space="0" w:color="67787B"/>
          <w:left w:val="single" w:sz="8" w:space="0" w:color="67787B"/>
          <w:bottom w:val="single" w:sz="8" w:space="0" w:color="67787B"/>
          <w:right w:val="single" w:sz="8" w:space="0" w:color="67787B"/>
        </w:tcBorders>
      </w:tcPr>
    </w:tblStylePr>
    <w:tblStylePr w:type="firstCol">
      <w:rPr>
        <w:b/>
        <w:bCs/>
      </w:rPr>
    </w:tblStylePr>
    <w:tblStylePr w:type="lastCol">
      <w:rPr>
        <w:b/>
        <w:bCs/>
      </w:rPr>
    </w:tblStylePr>
    <w:tblStylePr w:type="band1Vert">
      <w:tblPr/>
      <w:tcPr>
        <w:tcBorders>
          <w:top w:val="single" w:sz="8" w:space="0" w:color="67787B"/>
          <w:left w:val="single" w:sz="8" w:space="0" w:color="67787B"/>
          <w:bottom w:val="single" w:sz="8" w:space="0" w:color="67787B"/>
          <w:right w:val="single" w:sz="8" w:space="0" w:color="67787B"/>
        </w:tcBorders>
      </w:tcPr>
    </w:tblStylePr>
    <w:tblStylePr w:type="band1Horz">
      <w:tblPr/>
      <w:tcPr>
        <w:tcBorders>
          <w:top w:val="single" w:sz="8" w:space="0" w:color="67787B"/>
          <w:left w:val="single" w:sz="8" w:space="0" w:color="67787B"/>
          <w:bottom w:val="single" w:sz="8" w:space="0" w:color="67787B"/>
          <w:right w:val="single" w:sz="8" w:space="0" w:color="67787B"/>
        </w:tcBorders>
      </w:tcPr>
    </w:tblStylePr>
  </w:style>
  <w:style w:type="table" w:styleId="Listeclaire-Accent6">
    <w:name w:val="Light List Accent 6"/>
    <w:basedOn w:val="TableauNormal"/>
    <w:uiPriority w:val="61"/>
    <w:tblPr>
      <w:tblStyleRowBandSize w:val="1"/>
      <w:tblStyleColBandSize w:val="1"/>
      <w:tblBorders>
        <w:top w:val="single" w:sz="8" w:space="0" w:color="9D936F"/>
        <w:left w:val="single" w:sz="8" w:space="0" w:color="9D936F"/>
        <w:bottom w:val="single" w:sz="8" w:space="0" w:color="9D936F"/>
        <w:right w:val="single" w:sz="8" w:space="0" w:color="9D936F"/>
      </w:tblBorders>
    </w:tblPr>
    <w:tblStylePr w:type="firstRow">
      <w:pPr>
        <w:spacing w:before="0" w:after="0" w:line="240" w:lineRule="auto"/>
      </w:pPr>
      <w:rPr>
        <w:b/>
        <w:bCs/>
        <w:color w:val="FFFFFF"/>
      </w:rPr>
      <w:tblPr/>
      <w:tcPr>
        <w:shd w:val="clear" w:color="auto" w:fill="9D936F"/>
      </w:tcPr>
    </w:tblStylePr>
    <w:tblStylePr w:type="lastRow">
      <w:pPr>
        <w:spacing w:before="0" w:after="0" w:line="240" w:lineRule="auto"/>
      </w:pPr>
      <w:rPr>
        <w:b/>
        <w:bCs/>
      </w:rPr>
      <w:tblPr/>
      <w:tcPr>
        <w:tcBorders>
          <w:top w:val="double" w:sz="6" w:space="0" w:color="9D936F"/>
          <w:left w:val="single" w:sz="8" w:space="0" w:color="9D936F"/>
          <w:bottom w:val="single" w:sz="8" w:space="0" w:color="9D936F"/>
          <w:right w:val="single" w:sz="8" w:space="0" w:color="9D936F"/>
        </w:tcBorders>
      </w:tcPr>
    </w:tblStylePr>
    <w:tblStylePr w:type="firstCol">
      <w:rPr>
        <w:b/>
        <w:bCs/>
      </w:rPr>
    </w:tblStylePr>
    <w:tblStylePr w:type="lastCol">
      <w:rPr>
        <w:b/>
        <w:bCs/>
      </w:rPr>
    </w:tblStylePr>
    <w:tblStylePr w:type="band1Vert">
      <w:tblPr/>
      <w:tcPr>
        <w:tcBorders>
          <w:top w:val="single" w:sz="8" w:space="0" w:color="9D936F"/>
          <w:left w:val="single" w:sz="8" w:space="0" w:color="9D936F"/>
          <w:bottom w:val="single" w:sz="8" w:space="0" w:color="9D936F"/>
          <w:right w:val="single" w:sz="8" w:space="0" w:color="9D936F"/>
        </w:tcBorders>
      </w:tcPr>
    </w:tblStylePr>
    <w:tblStylePr w:type="band1Horz">
      <w:tblPr/>
      <w:tcPr>
        <w:tcBorders>
          <w:top w:val="single" w:sz="8" w:space="0" w:color="9D936F"/>
          <w:left w:val="single" w:sz="8" w:space="0" w:color="9D936F"/>
          <w:bottom w:val="single" w:sz="8" w:space="0" w:color="9D936F"/>
          <w:right w:val="single" w:sz="8" w:space="0" w:color="9D936F"/>
        </w:tcBorders>
      </w:tcPr>
    </w:tblStylePr>
  </w:style>
  <w:style w:type="table" w:styleId="Ombrageclair">
    <w:name w:val="Light Shading"/>
    <w:basedOn w:val="TableauNormal"/>
    <w:uiPriority w:val="60"/>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Trameclaire-Accent1">
    <w:name w:val="Light Shading Accent 1"/>
    <w:basedOn w:val="TableauNormal"/>
    <w:uiPriority w:val="60"/>
    <w:rPr>
      <w:color w:val="577188"/>
    </w:rPr>
    <w:tblPr>
      <w:tblStyleRowBandSize w:val="1"/>
      <w:tblStyleColBandSize w:val="1"/>
      <w:tblBorders>
        <w:top w:val="single" w:sz="8" w:space="0" w:color="7E97AD"/>
        <w:bottom w:val="single" w:sz="8" w:space="0" w:color="7E97AD"/>
      </w:tblBorders>
    </w:tblPr>
    <w:tblStylePr w:type="firstRow">
      <w:pPr>
        <w:spacing w:before="0" w:after="0" w:line="240" w:lineRule="auto"/>
      </w:pPr>
      <w:rPr>
        <w:b/>
        <w:bCs/>
      </w:rPr>
      <w:tblPr/>
      <w:tcPr>
        <w:tcBorders>
          <w:top w:val="single" w:sz="8" w:space="0" w:color="7E97AD"/>
          <w:left w:val="nil"/>
          <w:bottom w:val="single" w:sz="8" w:space="0" w:color="7E97AD"/>
          <w:right w:val="nil"/>
          <w:insideH w:val="nil"/>
          <w:insideV w:val="nil"/>
        </w:tcBorders>
      </w:tcPr>
    </w:tblStylePr>
    <w:tblStylePr w:type="lastRow">
      <w:pPr>
        <w:spacing w:before="0" w:after="0" w:line="240" w:lineRule="auto"/>
      </w:pPr>
      <w:rPr>
        <w:b/>
        <w:bCs/>
      </w:rPr>
      <w:tblPr/>
      <w:tcPr>
        <w:tcBorders>
          <w:top w:val="single" w:sz="8" w:space="0" w:color="7E97AD"/>
          <w:left w:val="nil"/>
          <w:bottom w:val="single" w:sz="8" w:space="0" w:color="7E97A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5EA"/>
      </w:tcPr>
    </w:tblStylePr>
    <w:tblStylePr w:type="band1Horz">
      <w:tblPr/>
      <w:tcPr>
        <w:tcBorders>
          <w:left w:val="nil"/>
          <w:right w:val="nil"/>
          <w:insideH w:val="nil"/>
          <w:insideV w:val="nil"/>
        </w:tcBorders>
        <w:shd w:val="clear" w:color="auto" w:fill="DFE5EA"/>
      </w:tcPr>
    </w:tblStylePr>
  </w:style>
  <w:style w:type="table" w:styleId="Trameclaire-Accent2">
    <w:name w:val="Light Shading Accent 2"/>
    <w:basedOn w:val="TableauNormal"/>
    <w:uiPriority w:val="60"/>
    <w:rPr>
      <w:color w:val="AA6736"/>
    </w:rPr>
    <w:tblPr>
      <w:tblStyleRowBandSize w:val="1"/>
      <w:tblStyleColBandSize w:val="1"/>
      <w:tblBorders>
        <w:top w:val="single" w:sz="8" w:space="0" w:color="CC8E60"/>
        <w:bottom w:val="single" w:sz="8" w:space="0" w:color="CC8E60"/>
      </w:tblBorders>
    </w:tblPr>
    <w:tblStylePr w:type="firstRow">
      <w:pPr>
        <w:spacing w:before="0" w:after="0" w:line="240" w:lineRule="auto"/>
      </w:pPr>
      <w:rPr>
        <w:b/>
        <w:bCs/>
      </w:rPr>
      <w:tblPr/>
      <w:tcPr>
        <w:tcBorders>
          <w:top w:val="single" w:sz="8" w:space="0" w:color="CC8E60"/>
          <w:left w:val="nil"/>
          <w:bottom w:val="single" w:sz="8" w:space="0" w:color="CC8E60"/>
          <w:right w:val="nil"/>
          <w:insideH w:val="nil"/>
          <w:insideV w:val="nil"/>
        </w:tcBorders>
      </w:tcPr>
    </w:tblStylePr>
    <w:tblStylePr w:type="lastRow">
      <w:pPr>
        <w:spacing w:before="0" w:after="0" w:line="240" w:lineRule="auto"/>
      </w:pPr>
      <w:rPr>
        <w:b/>
        <w:bCs/>
      </w:rPr>
      <w:tblPr/>
      <w:tcPr>
        <w:tcBorders>
          <w:top w:val="single" w:sz="8" w:space="0" w:color="CC8E60"/>
          <w:left w:val="nil"/>
          <w:bottom w:val="single" w:sz="8" w:space="0" w:color="CC8E6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2E2D7"/>
      </w:tcPr>
    </w:tblStylePr>
    <w:tblStylePr w:type="band1Horz">
      <w:tblPr/>
      <w:tcPr>
        <w:tcBorders>
          <w:left w:val="nil"/>
          <w:right w:val="nil"/>
          <w:insideH w:val="nil"/>
          <w:insideV w:val="nil"/>
        </w:tcBorders>
        <w:shd w:val="clear" w:color="auto" w:fill="F2E2D7"/>
      </w:tcPr>
    </w:tblStylePr>
  </w:style>
  <w:style w:type="table" w:styleId="Trameclaire-Accent3">
    <w:name w:val="Light Shading Accent 3"/>
    <w:basedOn w:val="TableauNormal"/>
    <w:uiPriority w:val="60"/>
    <w:rPr>
      <w:color w:val="5B4F47"/>
    </w:rPr>
    <w:tblPr>
      <w:tblStyleRowBandSize w:val="1"/>
      <w:tblStyleColBandSize w:val="1"/>
      <w:tblBorders>
        <w:top w:val="single" w:sz="8" w:space="0" w:color="7A6A60"/>
        <w:bottom w:val="single" w:sz="8" w:space="0" w:color="7A6A60"/>
      </w:tblBorders>
    </w:tblPr>
    <w:tblStylePr w:type="firstRow">
      <w:pPr>
        <w:spacing w:before="0" w:after="0" w:line="240" w:lineRule="auto"/>
      </w:pPr>
      <w:rPr>
        <w:b/>
        <w:bCs/>
      </w:rPr>
      <w:tblPr/>
      <w:tcPr>
        <w:tcBorders>
          <w:top w:val="single" w:sz="8" w:space="0" w:color="7A6A60"/>
          <w:left w:val="nil"/>
          <w:bottom w:val="single" w:sz="8" w:space="0" w:color="7A6A60"/>
          <w:right w:val="nil"/>
          <w:insideH w:val="nil"/>
          <w:insideV w:val="nil"/>
        </w:tcBorders>
      </w:tcPr>
    </w:tblStylePr>
    <w:tblStylePr w:type="lastRow">
      <w:pPr>
        <w:spacing w:before="0" w:after="0" w:line="240" w:lineRule="auto"/>
      </w:pPr>
      <w:rPr>
        <w:b/>
        <w:bCs/>
      </w:rPr>
      <w:tblPr/>
      <w:tcPr>
        <w:tcBorders>
          <w:top w:val="single" w:sz="8" w:space="0" w:color="7A6A60"/>
          <w:left w:val="nil"/>
          <w:bottom w:val="single" w:sz="8" w:space="0" w:color="7A6A6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9D6"/>
      </w:tcPr>
    </w:tblStylePr>
    <w:tblStylePr w:type="band1Horz">
      <w:tblPr/>
      <w:tcPr>
        <w:tcBorders>
          <w:left w:val="nil"/>
          <w:right w:val="nil"/>
          <w:insideH w:val="nil"/>
          <w:insideV w:val="nil"/>
        </w:tcBorders>
        <w:shd w:val="clear" w:color="auto" w:fill="DFD9D6"/>
      </w:tcPr>
    </w:tblStylePr>
  </w:style>
  <w:style w:type="table" w:styleId="Trameclaire-Accent4">
    <w:name w:val="Light Shading Accent 4"/>
    <w:basedOn w:val="TableauNormal"/>
    <w:uiPriority w:val="60"/>
    <w:rPr>
      <w:color w:val="8E6E49"/>
    </w:rPr>
    <w:tblPr>
      <w:tblStyleRowBandSize w:val="1"/>
      <w:tblStyleColBandSize w:val="1"/>
      <w:tblBorders>
        <w:top w:val="single" w:sz="8" w:space="0" w:color="B4936D"/>
        <w:bottom w:val="single" w:sz="8" w:space="0" w:color="B4936D"/>
      </w:tblBorders>
    </w:tblPr>
    <w:tblStylePr w:type="firstRow">
      <w:pPr>
        <w:spacing w:before="0" w:after="0" w:line="240" w:lineRule="auto"/>
      </w:pPr>
      <w:rPr>
        <w:b/>
        <w:bCs/>
      </w:rPr>
      <w:tblPr/>
      <w:tcPr>
        <w:tcBorders>
          <w:top w:val="single" w:sz="8" w:space="0" w:color="B4936D"/>
          <w:left w:val="nil"/>
          <w:bottom w:val="single" w:sz="8" w:space="0" w:color="B4936D"/>
          <w:right w:val="nil"/>
          <w:insideH w:val="nil"/>
          <w:insideV w:val="nil"/>
        </w:tcBorders>
      </w:tcPr>
    </w:tblStylePr>
    <w:tblStylePr w:type="lastRow">
      <w:pPr>
        <w:spacing w:before="0" w:after="0" w:line="240" w:lineRule="auto"/>
      </w:pPr>
      <w:rPr>
        <w:b/>
        <w:bCs/>
      </w:rPr>
      <w:tblPr/>
      <w:tcPr>
        <w:tcBorders>
          <w:top w:val="single" w:sz="8" w:space="0" w:color="B4936D"/>
          <w:left w:val="nil"/>
          <w:bottom w:val="single" w:sz="8" w:space="0" w:color="B4936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CE4DA"/>
      </w:tcPr>
    </w:tblStylePr>
    <w:tblStylePr w:type="band1Horz">
      <w:tblPr/>
      <w:tcPr>
        <w:tcBorders>
          <w:left w:val="nil"/>
          <w:right w:val="nil"/>
          <w:insideH w:val="nil"/>
          <w:insideV w:val="nil"/>
        </w:tcBorders>
        <w:shd w:val="clear" w:color="auto" w:fill="ECE4DA"/>
      </w:tcPr>
    </w:tblStylePr>
  </w:style>
  <w:style w:type="table" w:styleId="Trameclaire-Accent5">
    <w:name w:val="Light Shading Accent 5"/>
    <w:basedOn w:val="TableauNormal"/>
    <w:uiPriority w:val="60"/>
    <w:rPr>
      <w:color w:val="4D595B"/>
    </w:rPr>
    <w:tblPr>
      <w:tblStyleRowBandSize w:val="1"/>
      <w:tblStyleColBandSize w:val="1"/>
      <w:tblBorders>
        <w:top w:val="single" w:sz="8" w:space="0" w:color="67787B"/>
        <w:bottom w:val="single" w:sz="8" w:space="0" w:color="67787B"/>
      </w:tblBorders>
    </w:tblPr>
    <w:tblStylePr w:type="firstRow">
      <w:pPr>
        <w:spacing w:before="0" w:after="0" w:line="240" w:lineRule="auto"/>
      </w:pPr>
      <w:rPr>
        <w:b/>
        <w:bCs/>
      </w:rPr>
      <w:tblPr/>
      <w:tcPr>
        <w:tcBorders>
          <w:top w:val="single" w:sz="8" w:space="0" w:color="67787B"/>
          <w:left w:val="nil"/>
          <w:bottom w:val="single" w:sz="8" w:space="0" w:color="67787B"/>
          <w:right w:val="nil"/>
          <w:insideH w:val="nil"/>
          <w:insideV w:val="nil"/>
        </w:tcBorders>
      </w:tcPr>
    </w:tblStylePr>
    <w:tblStylePr w:type="lastRow">
      <w:pPr>
        <w:spacing w:before="0" w:after="0" w:line="240" w:lineRule="auto"/>
      </w:pPr>
      <w:rPr>
        <w:b/>
        <w:bCs/>
      </w:rPr>
      <w:tblPr/>
      <w:tcPr>
        <w:tcBorders>
          <w:top w:val="single" w:sz="8" w:space="0" w:color="67787B"/>
          <w:left w:val="nil"/>
          <w:bottom w:val="single" w:sz="8" w:space="0" w:color="67787B"/>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8DEDF"/>
      </w:tcPr>
    </w:tblStylePr>
    <w:tblStylePr w:type="band1Horz">
      <w:tblPr/>
      <w:tcPr>
        <w:tcBorders>
          <w:left w:val="nil"/>
          <w:right w:val="nil"/>
          <w:insideH w:val="nil"/>
          <w:insideV w:val="nil"/>
        </w:tcBorders>
        <w:shd w:val="clear" w:color="auto" w:fill="D8DEDF"/>
      </w:tcPr>
    </w:tblStylePr>
  </w:style>
  <w:style w:type="table" w:styleId="Trameclaire-Accent6">
    <w:name w:val="Light Shading Accent 6"/>
    <w:basedOn w:val="TableauNormal"/>
    <w:uiPriority w:val="60"/>
    <w:rPr>
      <w:color w:val="776E51"/>
    </w:rPr>
    <w:tblPr>
      <w:tblStyleRowBandSize w:val="1"/>
      <w:tblStyleColBandSize w:val="1"/>
      <w:tblBorders>
        <w:top w:val="single" w:sz="8" w:space="0" w:color="9D936F"/>
        <w:bottom w:val="single" w:sz="8" w:space="0" w:color="9D936F"/>
      </w:tblBorders>
    </w:tblPr>
    <w:tblStylePr w:type="firstRow">
      <w:pPr>
        <w:spacing w:before="0" w:after="0" w:line="240" w:lineRule="auto"/>
      </w:pPr>
      <w:rPr>
        <w:b/>
        <w:bCs/>
      </w:rPr>
      <w:tblPr/>
      <w:tcPr>
        <w:tcBorders>
          <w:top w:val="single" w:sz="8" w:space="0" w:color="9D936F"/>
          <w:left w:val="nil"/>
          <w:bottom w:val="single" w:sz="8" w:space="0" w:color="9D936F"/>
          <w:right w:val="nil"/>
          <w:insideH w:val="nil"/>
          <w:insideV w:val="nil"/>
        </w:tcBorders>
      </w:tcPr>
    </w:tblStylePr>
    <w:tblStylePr w:type="lastRow">
      <w:pPr>
        <w:spacing w:before="0" w:after="0" w:line="240" w:lineRule="auto"/>
      </w:pPr>
      <w:rPr>
        <w:b/>
        <w:bCs/>
      </w:rPr>
      <w:tblPr/>
      <w:tcPr>
        <w:tcBorders>
          <w:top w:val="single" w:sz="8" w:space="0" w:color="9D936F"/>
          <w:left w:val="nil"/>
          <w:bottom w:val="single" w:sz="8" w:space="0" w:color="9D936F"/>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4DB"/>
      </w:tcPr>
    </w:tblStylePr>
    <w:tblStylePr w:type="band1Horz">
      <w:tblPr/>
      <w:tcPr>
        <w:tcBorders>
          <w:left w:val="nil"/>
          <w:right w:val="nil"/>
          <w:insideH w:val="nil"/>
          <w:insideV w:val="nil"/>
        </w:tcBorders>
        <w:shd w:val="clear" w:color="auto" w:fill="E6E4DB"/>
      </w:tcPr>
    </w:tblStylePr>
  </w:style>
  <w:style w:type="character" w:styleId="Numrodeligne">
    <w:name w:val="line number"/>
    <w:basedOn w:val="Policepardfaut"/>
    <w:uiPriority w:val="99"/>
    <w:semiHidden/>
    <w:unhideWhenUsed/>
  </w:style>
  <w:style w:type="paragraph" w:styleId="Liste">
    <w:name w:val="List"/>
    <w:basedOn w:val="Normal"/>
    <w:uiPriority w:val="99"/>
    <w:semiHidden/>
    <w:unhideWhenUsed/>
    <w:pPr>
      <w:ind w:left="360" w:hanging="360"/>
      <w:contextualSpacing/>
    </w:pPr>
  </w:style>
  <w:style w:type="paragraph" w:styleId="Liste2">
    <w:name w:val="List 2"/>
    <w:basedOn w:val="Normal"/>
    <w:uiPriority w:val="99"/>
    <w:semiHidden/>
    <w:unhideWhenUsed/>
    <w:pPr>
      <w:ind w:left="720" w:hanging="360"/>
      <w:contextualSpacing/>
    </w:pPr>
  </w:style>
  <w:style w:type="paragraph" w:styleId="Liste3">
    <w:name w:val="List 3"/>
    <w:basedOn w:val="Normal"/>
    <w:uiPriority w:val="99"/>
    <w:semiHidden/>
    <w:unhideWhenUsed/>
    <w:pPr>
      <w:ind w:left="1080" w:hanging="360"/>
      <w:contextualSpacing/>
    </w:pPr>
  </w:style>
  <w:style w:type="paragraph" w:styleId="Liste4">
    <w:name w:val="List 4"/>
    <w:basedOn w:val="Normal"/>
    <w:uiPriority w:val="99"/>
    <w:semiHidden/>
    <w:unhideWhenUsed/>
    <w:pPr>
      <w:ind w:left="1440" w:hanging="360"/>
      <w:contextualSpacing/>
    </w:pPr>
  </w:style>
  <w:style w:type="paragraph" w:styleId="Liste5">
    <w:name w:val="List 5"/>
    <w:basedOn w:val="Normal"/>
    <w:uiPriority w:val="99"/>
    <w:semiHidden/>
    <w:unhideWhenUsed/>
    <w:pPr>
      <w:ind w:left="1800" w:hanging="360"/>
      <w:contextualSpacing/>
    </w:pPr>
  </w:style>
  <w:style w:type="paragraph" w:styleId="Listepuces">
    <w:name w:val="List Bullet"/>
    <w:basedOn w:val="Normal"/>
    <w:uiPriority w:val="1"/>
    <w:unhideWhenUsed/>
    <w:qFormat/>
    <w:rsid w:val="00316FFF"/>
    <w:pPr>
      <w:numPr>
        <w:numId w:val="6"/>
      </w:numPr>
      <w:spacing w:after="40"/>
    </w:pPr>
  </w:style>
  <w:style w:type="paragraph" w:styleId="Listepuces2">
    <w:name w:val="List Bullet 2"/>
    <w:basedOn w:val="Normal"/>
    <w:uiPriority w:val="99"/>
    <w:semiHidden/>
    <w:unhideWhenUsed/>
    <w:pPr>
      <w:numPr>
        <w:numId w:val="1"/>
      </w:numPr>
      <w:contextualSpacing/>
    </w:pPr>
  </w:style>
  <w:style w:type="paragraph" w:styleId="Listepuces3">
    <w:name w:val="List Bullet 3"/>
    <w:basedOn w:val="Normal"/>
    <w:uiPriority w:val="99"/>
    <w:semiHidden/>
    <w:unhideWhenUsed/>
    <w:pPr>
      <w:numPr>
        <w:numId w:val="2"/>
      </w:numPr>
      <w:contextualSpacing/>
    </w:pPr>
  </w:style>
  <w:style w:type="paragraph" w:styleId="Listepuces4">
    <w:name w:val="List Bullet 4"/>
    <w:basedOn w:val="Normal"/>
    <w:uiPriority w:val="99"/>
    <w:semiHidden/>
    <w:unhideWhenUsed/>
    <w:pPr>
      <w:numPr>
        <w:numId w:val="3"/>
      </w:numPr>
      <w:contextualSpacing/>
    </w:pPr>
  </w:style>
  <w:style w:type="paragraph" w:styleId="Listepuces5">
    <w:name w:val="List Bullet 5"/>
    <w:basedOn w:val="Normal"/>
    <w:uiPriority w:val="99"/>
    <w:semiHidden/>
    <w:unhideWhenUsed/>
    <w:pPr>
      <w:numPr>
        <w:numId w:val="4"/>
      </w:numPr>
      <w:contextualSpacing/>
    </w:pPr>
  </w:style>
  <w:style w:type="paragraph" w:styleId="Listecontinue">
    <w:name w:val="List Continue"/>
    <w:basedOn w:val="Normal"/>
    <w:uiPriority w:val="99"/>
    <w:semiHidden/>
    <w:unhideWhenUsed/>
    <w:pPr>
      <w:spacing w:after="120"/>
      <w:ind w:left="360"/>
      <w:contextualSpacing/>
    </w:pPr>
  </w:style>
  <w:style w:type="paragraph" w:styleId="Listecontinue2">
    <w:name w:val="List Continue 2"/>
    <w:basedOn w:val="Normal"/>
    <w:uiPriority w:val="99"/>
    <w:semiHidden/>
    <w:unhideWhenUsed/>
    <w:pPr>
      <w:spacing w:after="120"/>
      <w:ind w:left="720"/>
      <w:contextualSpacing/>
    </w:pPr>
  </w:style>
  <w:style w:type="paragraph" w:styleId="Listecontinue3">
    <w:name w:val="List Continue 3"/>
    <w:basedOn w:val="Normal"/>
    <w:uiPriority w:val="99"/>
    <w:semiHidden/>
    <w:unhideWhenUsed/>
    <w:pPr>
      <w:spacing w:after="120"/>
      <w:ind w:left="1080"/>
      <w:contextualSpacing/>
    </w:pPr>
  </w:style>
  <w:style w:type="paragraph" w:styleId="Listecontinue4">
    <w:name w:val="List Continue 4"/>
    <w:basedOn w:val="Normal"/>
    <w:uiPriority w:val="99"/>
    <w:semiHidden/>
    <w:unhideWhenUsed/>
    <w:pPr>
      <w:spacing w:after="120"/>
      <w:ind w:left="1440"/>
      <w:contextualSpacing/>
    </w:pPr>
  </w:style>
  <w:style w:type="paragraph" w:styleId="Listecontinue5">
    <w:name w:val="List Continue 5"/>
    <w:basedOn w:val="Normal"/>
    <w:uiPriority w:val="99"/>
    <w:semiHidden/>
    <w:unhideWhenUsed/>
    <w:pPr>
      <w:spacing w:after="120"/>
      <w:ind w:left="1800"/>
      <w:contextualSpacing/>
    </w:pPr>
  </w:style>
  <w:style w:type="paragraph" w:styleId="Listenumros">
    <w:name w:val="List Number"/>
    <w:basedOn w:val="Normal"/>
    <w:uiPriority w:val="1"/>
    <w:unhideWhenUsed/>
    <w:qFormat/>
    <w:rsid w:val="00316FFF"/>
    <w:pPr>
      <w:numPr>
        <w:numId w:val="7"/>
      </w:numPr>
      <w:contextualSpacing/>
    </w:pPr>
  </w:style>
  <w:style w:type="paragraph" w:styleId="Listenumros2">
    <w:name w:val="List Number 2"/>
    <w:basedOn w:val="Normal"/>
    <w:uiPriority w:val="1"/>
    <w:unhideWhenUsed/>
    <w:qFormat/>
    <w:rsid w:val="00316FFF"/>
    <w:pPr>
      <w:numPr>
        <w:ilvl w:val="1"/>
        <w:numId w:val="7"/>
      </w:numPr>
      <w:contextualSpacing/>
    </w:pPr>
  </w:style>
  <w:style w:type="paragraph" w:styleId="Listenumros3">
    <w:name w:val="List Number 3"/>
    <w:basedOn w:val="Normal"/>
    <w:uiPriority w:val="18"/>
    <w:unhideWhenUsed/>
    <w:qFormat/>
    <w:rsid w:val="00316FFF"/>
    <w:pPr>
      <w:numPr>
        <w:ilvl w:val="2"/>
        <w:numId w:val="7"/>
      </w:numPr>
      <w:contextualSpacing/>
    </w:pPr>
  </w:style>
  <w:style w:type="paragraph" w:customStyle="1" w:styleId="FrontPageAddress">
    <w:name w:val="FrontPage_Address"/>
    <w:basedOn w:val="Normal"/>
    <w:qFormat/>
    <w:rsid w:val="002E44A8"/>
    <w:pPr>
      <w:pBdr>
        <w:left w:val="single" w:sz="48" w:space="10" w:color="5DBFD4"/>
      </w:pBdr>
      <w:spacing w:before="0" w:after="0" w:line="240" w:lineRule="auto"/>
      <w:ind w:left="-227"/>
    </w:pPr>
    <w:rPr>
      <w:b/>
      <w:bCs/>
      <w:color w:val="333366"/>
      <w:kern w:val="0"/>
      <w:lang w:val="en-GB" w:eastAsia="ja-JP"/>
    </w:rPr>
  </w:style>
  <w:style w:type="paragraph" w:customStyle="1" w:styleId="FrontPageEntity">
    <w:name w:val="FrontPage_Entity"/>
    <w:basedOn w:val="Normal"/>
    <w:next w:val="FrontPageAddress"/>
    <w:qFormat/>
    <w:rsid w:val="002E44A8"/>
    <w:pPr>
      <w:pBdr>
        <w:left w:val="single" w:sz="48" w:space="10" w:color="5DBFD4"/>
      </w:pBdr>
      <w:spacing w:before="0" w:after="0" w:line="240" w:lineRule="auto"/>
      <w:ind w:left="-227"/>
    </w:pPr>
    <w:rPr>
      <w:b/>
      <w:bCs/>
      <w:caps/>
      <w:color w:val="333366"/>
      <w:kern w:val="0"/>
      <w:lang w:val="en-GB" w:eastAsia="ja-JP"/>
    </w:rPr>
  </w:style>
  <w:style w:type="paragraph" w:styleId="Paragraphedeliste">
    <w:name w:val="List Paragraph"/>
    <w:basedOn w:val="Normal"/>
    <w:uiPriority w:val="34"/>
    <w:unhideWhenUsed/>
    <w:pPr>
      <w:ind w:left="720"/>
      <w:contextualSpacing/>
    </w:pPr>
  </w:style>
  <w:style w:type="paragraph" w:styleId="Textedemacro">
    <w:name w:val="macro"/>
    <w:link w:val="TextedemacroCar"/>
    <w:uiPriority w:val="99"/>
    <w:semiHidden/>
    <w:unhideWhenUsed/>
    <w:pPr>
      <w:tabs>
        <w:tab w:val="left" w:pos="480"/>
        <w:tab w:val="left" w:pos="960"/>
        <w:tab w:val="left" w:pos="1440"/>
        <w:tab w:val="left" w:pos="1920"/>
        <w:tab w:val="left" w:pos="2400"/>
        <w:tab w:val="left" w:pos="2880"/>
        <w:tab w:val="left" w:pos="3360"/>
        <w:tab w:val="left" w:pos="3840"/>
        <w:tab w:val="left" w:pos="4320"/>
      </w:tabs>
      <w:spacing w:before="40" w:line="300" w:lineRule="auto"/>
    </w:pPr>
    <w:rPr>
      <w:rFonts w:ascii="Consolas" w:hAnsi="Consolas" w:cs="Consolas"/>
      <w:color w:val="595959"/>
      <w:lang w:val="en-US" w:eastAsia="en-US"/>
    </w:rPr>
  </w:style>
  <w:style w:type="character" w:customStyle="1" w:styleId="TextedemacroCar">
    <w:name w:val="Texte de macro Car"/>
    <w:link w:val="Textedemacro"/>
    <w:uiPriority w:val="99"/>
    <w:semiHidden/>
    <w:rPr>
      <w:rFonts w:ascii="Consolas" w:hAnsi="Consolas" w:cs="Consolas"/>
      <w:sz w:val="20"/>
    </w:rPr>
  </w:style>
  <w:style w:type="table" w:styleId="Grillemoyenne1">
    <w:name w:val="Medium Grid 1"/>
    <w:basedOn w:val="TableauNormal"/>
    <w:uiPriority w:val="67"/>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Grillemoyenne1-Accent1">
    <w:name w:val="Medium Grid 1 Accent 1"/>
    <w:basedOn w:val="TableauNormal"/>
    <w:uiPriority w:val="67"/>
    <w:tblPr>
      <w:tblStyleRowBandSize w:val="1"/>
      <w:tblStyleColBandSize w:val="1"/>
      <w:tblBorders>
        <w:top w:val="single" w:sz="8" w:space="0" w:color="9EB0C1"/>
        <w:left w:val="single" w:sz="8" w:space="0" w:color="9EB0C1"/>
        <w:bottom w:val="single" w:sz="8" w:space="0" w:color="9EB0C1"/>
        <w:right w:val="single" w:sz="8" w:space="0" w:color="9EB0C1"/>
        <w:insideH w:val="single" w:sz="8" w:space="0" w:color="9EB0C1"/>
        <w:insideV w:val="single" w:sz="8" w:space="0" w:color="9EB0C1"/>
      </w:tblBorders>
    </w:tblPr>
    <w:tcPr>
      <w:shd w:val="clear" w:color="auto" w:fill="DFE5EA"/>
    </w:tcPr>
    <w:tblStylePr w:type="firstRow">
      <w:rPr>
        <w:b/>
        <w:bCs/>
      </w:rPr>
    </w:tblStylePr>
    <w:tblStylePr w:type="lastRow">
      <w:rPr>
        <w:b/>
        <w:bCs/>
      </w:rPr>
      <w:tblPr/>
      <w:tcPr>
        <w:tcBorders>
          <w:top w:val="single" w:sz="18" w:space="0" w:color="9EB0C1"/>
        </w:tcBorders>
      </w:tcPr>
    </w:tblStylePr>
    <w:tblStylePr w:type="firstCol">
      <w:rPr>
        <w:b/>
        <w:bCs/>
      </w:rPr>
    </w:tblStylePr>
    <w:tblStylePr w:type="lastCol">
      <w:rPr>
        <w:b/>
        <w:bCs/>
      </w:rPr>
    </w:tblStylePr>
    <w:tblStylePr w:type="band1Vert">
      <w:tblPr/>
      <w:tcPr>
        <w:shd w:val="clear" w:color="auto" w:fill="BECBD6"/>
      </w:tcPr>
    </w:tblStylePr>
    <w:tblStylePr w:type="band1Horz">
      <w:tblPr/>
      <w:tcPr>
        <w:shd w:val="clear" w:color="auto" w:fill="BECBD6"/>
      </w:tcPr>
    </w:tblStylePr>
  </w:style>
  <w:style w:type="table" w:styleId="Grillemoyenne1-Accent2">
    <w:name w:val="Medium Grid 1 Accent 2"/>
    <w:basedOn w:val="TableauNormal"/>
    <w:uiPriority w:val="67"/>
    <w:tblPr>
      <w:tblStyleRowBandSize w:val="1"/>
      <w:tblStyleColBandSize w:val="1"/>
      <w:tblBorders>
        <w:top w:val="single" w:sz="8" w:space="0" w:color="D8AA87"/>
        <w:left w:val="single" w:sz="8" w:space="0" w:color="D8AA87"/>
        <w:bottom w:val="single" w:sz="8" w:space="0" w:color="D8AA87"/>
        <w:right w:val="single" w:sz="8" w:space="0" w:color="D8AA87"/>
        <w:insideH w:val="single" w:sz="8" w:space="0" w:color="D8AA87"/>
        <w:insideV w:val="single" w:sz="8" w:space="0" w:color="D8AA87"/>
      </w:tblBorders>
    </w:tblPr>
    <w:tcPr>
      <w:shd w:val="clear" w:color="auto" w:fill="F2E2D7"/>
    </w:tcPr>
    <w:tblStylePr w:type="firstRow">
      <w:rPr>
        <w:b/>
        <w:bCs/>
      </w:rPr>
    </w:tblStylePr>
    <w:tblStylePr w:type="lastRow">
      <w:rPr>
        <w:b/>
        <w:bCs/>
      </w:rPr>
      <w:tblPr/>
      <w:tcPr>
        <w:tcBorders>
          <w:top w:val="single" w:sz="18" w:space="0" w:color="D8AA87"/>
        </w:tcBorders>
      </w:tcPr>
    </w:tblStylePr>
    <w:tblStylePr w:type="firstCol">
      <w:rPr>
        <w:b/>
        <w:bCs/>
      </w:rPr>
    </w:tblStylePr>
    <w:tblStylePr w:type="lastCol">
      <w:rPr>
        <w:b/>
        <w:bCs/>
      </w:rPr>
    </w:tblStylePr>
    <w:tblStylePr w:type="band1Vert">
      <w:tblPr/>
      <w:tcPr>
        <w:shd w:val="clear" w:color="auto" w:fill="E5C6AF"/>
      </w:tcPr>
    </w:tblStylePr>
    <w:tblStylePr w:type="band1Horz">
      <w:tblPr/>
      <w:tcPr>
        <w:shd w:val="clear" w:color="auto" w:fill="E5C6AF"/>
      </w:tcPr>
    </w:tblStylePr>
  </w:style>
  <w:style w:type="table" w:styleId="Grillemoyenne1-Accent3">
    <w:name w:val="Medium Grid 1 Accent 3"/>
    <w:basedOn w:val="TableauNormal"/>
    <w:uiPriority w:val="67"/>
    <w:tblPr>
      <w:tblStyleRowBandSize w:val="1"/>
      <w:tblStyleColBandSize w:val="1"/>
      <w:tblBorders>
        <w:top w:val="single" w:sz="8" w:space="0" w:color="9E8E84"/>
        <w:left w:val="single" w:sz="8" w:space="0" w:color="9E8E84"/>
        <w:bottom w:val="single" w:sz="8" w:space="0" w:color="9E8E84"/>
        <w:right w:val="single" w:sz="8" w:space="0" w:color="9E8E84"/>
        <w:insideH w:val="single" w:sz="8" w:space="0" w:color="9E8E84"/>
        <w:insideV w:val="single" w:sz="8" w:space="0" w:color="9E8E84"/>
      </w:tblBorders>
    </w:tblPr>
    <w:tcPr>
      <w:shd w:val="clear" w:color="auto" w:fill="DFD9D6"/>
    </w:tcPr>
    <w:tblStylePr w:type="firstRow">
      <w:rPr>
        <w:b/>
        <w:bCs/>
      </w:rPr>
    </w:tblStylePr>
    <w:tblStylePr w:type="lastRow">
      <w:rPr>
        <w:b/>
        <w:bCs/>
      </w:rPr>
      <w:tblPr/>
      <w:tcPr>
        <w:tcBorders>
          <w:top w:val="single" w:sz="18" w:space="0" w:color="9E8E84"/>
        </w:tcBorders>
      </w:tcPr>
    </w:tblStylePr>
    <w:tblStylePr w:type="firstCol">
      <w:rPr>
        <w:b/>
        <w:bCs/>
      </w:rPr>
    </w:tblStylePr>
    <w:tblStylePr w:type="lastCol">
      <w:rPr>
        <w:b/>
        <w:bCs/>
      </w:rPr>
    </w:tblStylePr>
    <w:tblStylePr w:type="band1Vert">
      <w:tblPr/>
      <w:tcPr>
        <w:shd w:val="clear" w:color="auto" w:fill="BEB4AD"/>
      </w:tcPr>
    </w:tblStylePr>
    <w:tblStylePr w:type="band1Horz">
      <w:tblPr/>
      <w:tcPr>
        <w:shd w:val="clear" w:color="auto" w:fill="BEB4AD"/>
      </w:tcPr>
    </w:tblStylePr>
  </w:style>
  <w:style w:type="table" w:styleId="Grillemoyenne1-Accent4">
    <w:name w:val="Medium Grid 1 Accent 4"/>
    <w:basedOn w:val="TableauNormal"/>
    <w:uiPriority w:val="67"/>
    <w:tblPr>
      <w:tblStyleRowBandSize w:val="1"/>
      <w:tblStyleColBandSize w:val="1"/>
      <w:tblBorders>
        <w:top w:val="single" w:sz="8" w:space="0" w:color="C6AD91"/>
        <w:left w:val="single" w:sz="8" w:space="0" w:color="C6AD91"/>
        <w:bottom w:val="single" w:sz="8" w:space="0" w:color="C6AD91"/>
        <w:right w:val="single" w:sz="8" w:space="0" w:color="C6AD91"/>
        <w:insideH w:val="single" w:sz="8" w:space="0" w:color="C6AD91"/>
        <w:insideV w:val="single" w:sz="8" w:space="0" w:color="C6AD91"/>
      </w:tblBorders>
    </w:tblPr>
    <w:tcPr>
      <w:shd w:val="clear" w:color="auto" w:fill="ECE4DA"/>
    </w:tcPr>
    <w:tblStylePr w:type="firstRow">
      <w:rPr>
        <w:b/>
        <w:bCs/>
      </w:rPr>
    </w:tblStylePr>
    <w:tblStylePr w:type="lastRow">
      <w:rPr>
        <w:b/>
        <w:bCs/>
      </w:rPr>
      <w:tblPr/>
      <w:tcPr>
        <w:tcBorders>
          <w:top w:val="single" w:sz="18" w:space="0" w:color="C6AD91"/>
        </w:tcBorders>
      </w:tcPr>
    </w:tblStylePr>
    <w:tblStylePr w:type="firstCol">
      <w:rPr>
        <w:b/>
        <w:bCs/>
      </w:rPr>
    </w:tblStylePr>
    <w:tblStylePr w:type="lastCol">
      <w:rPr>
        <w:b/>
        <w:bCs/>
      </w:rPr>
    </w:tblStylePr>
    <w:tblStylePr w:type="band1Vert">
      <w:tblPr/>
      <w:tcPr>
        <w:shd w:val="clear" w:color="auto" w:fill="D9C9B6"/>
      </w:tcPr>
    </w:tblStylePr>
    <w:tblStylePr w:type="band1Horz">
      <w:tblPr/>
      <w:tcPr>
        <w:shd w:val="clear" w:color="auto" w:fill="D9C9B6"/>
      </w:tcPr>
    </w:tblStylePr>
  </w:style>
  <w:style w:type="table" w:styleId="Grillemoyenne1-Accent5">
    <w:name w:val="Medium Grid 1 Accent 5"/>
    <w:basedOn w:val="TableauNormal"/>
    <w:uiPriority w:val="67"/>
    <w:tblPr>
      <w:tblStyleRowBandSize w:val="1"/>
      <w:tblStyleColBandSize w:val="1"/>
      <w:tblBorders>
        <w:top w:val="single" w:sz="8" w:space="0" w:color="8B9B9E"/>
        <w:left w:val="single" w:sz="8" w:space="0" w:color="8B9B9E"/>
        <w:bottom w:val="single" w:sz="8" w:space="0" w:color="8B9B9E"/>
        <w:right w:val="single" w:sz="8" w:space="0" w:color="8B9B9E"/>
        <w:insideH w:val="single" w:sz="8" w:space="0" w:color="8B9B9E"/>
        <w:insideV w:val="single" w:sz="8" w:space="0" w:color="8B9B9E"/>
      </w:tblBorders>
    </w:tblPr>
    <w:tcPr>
      <w:shd w:val="clear" w:color="auto" w:fill="D8DEDF"/>
    </w:tcPr>
    <w:tblStylePr w:type="firstRow">
      <w:rPr>
        <w:b/>
        <w:bCs/>
      </w:rPr>
    </w:tblStylePr>
    <w:tblStylePr w:type="lastRow">
      <w:rPr>
        <w:b/>
        <w:bCs/>
      </w:rPr>
      <w:tblPr/>
      <w:tcPr>
        <w:tcBorders>
          <w:top w:val="single" w:sz="18" w:space="0" w:color="8B9B9E"/>
        </w:tcBorders>
      </w:tcPr>
    </w:tblStylePr>
    <w:tblStylePr w:type="firstCol">
      <w:rPr>
        <w:b/>
        <w:bCs/>
      </w:rPr>
    </w:tblStylePr>
    <w:tblStylePr w:type="lastCol">
      <w:rPr>
        <w:b/>
        <w:bCs/>
      </w:rPr>
    </w:tblStylePr>
    <w:tblStylePr w:type="band1Vert">
      <w:tblPr/>
      <w:tcPr>
        <w:shd w:val="clear" w:color="auto" w:fill="B1BCBE"/>
      </w:tcPr>
    </w:tblStylePr>
    <w:tblStylePr w:type="band1Horz">
      <w:tblPr/>
      <w:tcPr>
        <w:shd w:val="clear" w:color="auto" w:fill="B1BCBE"/>
      </w:tcPr>
    </w:tblStylePr>
  </w:style>
  <w:style w:type="table" w:styleId="Grillemoyenne1-Accent6">
    <w:name w:val="Medium Grid 1 Accent 6"/>
    <w:basedOn w:val="TableauNormal"/>
    <w:uiPriority w:val="67"/>
    <w:tblPr>
      <w:tblStyleRowBandSize w:val="1"/>
      <w:tblStyleColBandSize w:val="1"/>
      <w:tblBorders>
        <w:top w:val="single" w:sz="8" w:space="0" w:color="B5AE93"/>
        <w:left w:val="single" w:sz="8" w:space="0" w:color="B5AE93"/>
        <w:bottom w:val="single" w:sz="8" w:space="0" w:color="B5AE93"/>
        <w:right w:val="single" w:sz="8" w:space="0" w:color="B5AE93"/>
        <w:insideH w:val="single" w:sz="8" w:space="0" w:color="B5AE93"/>
        <w:insideV w:val="single" w:sz="8" w:space="0" w:color="B5AE93"/>
      </w:tblBorders>
    </w:tblPr>
    <w:tcPr>
      <w:shd w:val="clear" w:color="auto" w:fill="E6E4DB"/>
    </w:tcPr>
    <w:tblStylePr w:type="firstRow">
      <w:rPr>
        <w:b/>
        <w:bCs/>
      </w:rPr>
    </w:tblStylePr>
    <w:tblStylePr w:type="lastRow">
      <w:rPr>
        <w:b/>
        <w:bCs/>
      </w:rPr>
      <w:tblPr/>
      <w:tcPr>
        <w:tcBorders>
          <w:top w:val="single" w:sz="18" w:space="0" w:color="B5AE93"/>
        </w:tcBorders>
      </w:tcPr>
    </w:tblStylePr>
    <w:tblStylePr w:type="firstCol">
      <w:rPr>
        <w:b/>
        <w:bCs/>
      </w:rPr>
    </w:tblStylePr>
    <w:tblStylePr w:type="lastCol">
      <w:rPr>
        <w:b/>
        <w:bCs/>
      </w:rPr>
    </w:tblStylePr>
    <w:tblStylePr w:type="band1Vert">
      <w:tblPr/>
      <w:tcPr>
        <w:shd w:val="clear" w:color="auto" w:fill="CEC9B7"/>
      </w:tcPr>
    </w:tblStylePr>
    <w:tblStylePr w:type="band1Horz">
      <w:tblPr/>
      <w:tcPr>
        <w:shd w:val="clear" w:color="auto" w:fill="CEC9B7"/>
      </w:tcPr>
    </w:tblStylePr>
  </w:style>
  <w:style w:type="table" w:styleId="Grillemoyenne2">
    <w:name w:val="Medium Grid 2"/>
    <w:basedOn w:val="TableauNormal"/>
    <w:uiPriority w:val="68"/>
    <w:rPr>
      <w:rFonts w:ascii="Calibri" w:eastAsia="Times New Roman" w:hAnsi="Calibri" w:cs="Cordia New"/>
      <w:color w:val="00000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styleId="Grillemoyenne2-Accent1">
    <w:name w:val="Medium Grid 2 Accent 1"/>
    <w:basedOn w:val="TableauNormal"/>
    <w:uiPriority w:val="68"/>
    <w:rPr>
      <w:rFonts w:ascii="Calibri" w:eastAsia="Times New Roman" w:hAnsi="Calibri" w:cs="Cordia New"/>
      <w:color w:val="000000"/>
    </w:rPr>
    <w:tblPr>
      <w:tblStyleRowBandSize w:val="1"/>
      <w:tblStyleColBandSize w:val="1"/>
      <w:tblBorders>
        <w:top w:val="single" w:sz="8" w:space="0" w:color="7E97AD"/>
        <w:left w:val="single" w:sz="8" w:space="0" w:color="7E97AD"/>
        <w:bottom w:val="single" w:sz="8" w:space="0" w:color="7E97AD"/>
        <w:right w:val="single" w:sz="8" w:space="0" w:color="7E97AD"/>
        <w:insideH w:val="single" w:sz="8" w:space="0" w:color="7E97AD"/>
        <w:insideV w:val="single" w:sz="8" w:space="0" w:color="7E97AD"/>
      </w:tblBorders>
    </w:tblPr>
    <w:tcPr>
      <w:shd w:val="clear" w:color="auto" w:fill="DFE5EA"/>
    </w:tcPr>
    <w:tblStylePr w:type="firstRow">
      <w:rPr>
        <w:b/>
        <w:bCs/>
        <w:color w:val="000000"/>
      </w:rPr>
      <w:tblPr/>
      <w:tcPr>
        <w:shd w:val="clear" w:color="auto" w:fill="F2F4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EAEE"/>
      </w:tcPr>
    </w:tblStylePr>
    <w:tblStylePr w:type="band1Vert">
      <w:tblPr/>
      <w:tcPr>
        <w:shd w:val="clear" w:color="auto" w:fill="BECBD6"/>
      </w:tcPr>
    </w:tblStylePr>
    <w:tblStylePr w:type="band1Horz">
      <w:tblPr/>
      <w:tcPr>
        <w:tcBorders>
          <w:insideH w:val="single" w:sz="6" w:space="0" w:color="7E97AD"/>
          <w:insideV w:val="single" w:sz="6" w:space="0" w:color="7E97AD"/>
        </w:tcBorders>
        <w:shd w:val="clear" w:color="auto" w:fill="BECBD6"/>
      </w:tcPr>
    </w:tblStylePr>
    <w:tblStylePr w:type="nwCell">
      <w:tblPr/>
      <w:tcPr>
        <w:shd w:val="clear" w:color="auto" w:fill="FFFFFF"/>
      </w:tcPr>
    </w:tblStylePr>
  </w:style>
  <w:style w:type="table" w:styleId="Grillemoyenne2-Accent2">
    <w:name w:val="Medium Grid 2 Accent 2"/>
    <w:basedOn w:val="TableauNormal"/>
    <w:uiPriority w:val="68"/>
    <w:rPr>
      <w:rFonts w:ascii="Calibri" w:eastAsia="Times New Roman" w:hAnsi="Calibri" w:cs="Cordia New"/>
      <w:color w:val="000000"/>
    </w:rPr>
    <w:tblPr>
      <w:tblStyleRowBandSize w:val="1"/>
      <w:tblStyleColBandSize w:val="1"/>
      <w:tblBorders>
        <w:top w:val="single" w:sz="8" w:space="0" w:color="CC8E60"/>
        <w:left w:val="single" w:sz="8" w:space="0" w:color="CC8E60"/>
        <w:bottom w:val="single" w:sz="8" w:space="0" w:color="CC8E60"/>
        <w:right w:val="single" w:sz="8" w:space="0" w:color="CC8E60"/>
        <w:insideH w:val="single" w:sz="8" w:space="0" w:color="CC8E60"/>
        <w:insideV w:val="single" w:sz="8" w:space="0" w:color="CC8E60"/>
      </w:tblBorders>
    </w:tblPr>
    <w:tcPr>
      <w:shd w:val="clear" w:color="auto" w:fill="F2E2D7"/>
    </w:tcPr>
    <w:tblStylePr w:type="firstRow">
      <w:rPr>
        <w:b/>
        <w:bCs/>
        <w:color w:val="000000"/>
      </w:rPr>
      <w:tblPr/>
      <w:tcPr>
        <w:shd w:val="clear" w:color="auto" w:fill="FAF3EF"/>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4E8DF"/>
      </w:tcPr>
    </w:tblStylePr>
    <w:tblStylePr w:type="band1Vert">
      <w:tblPr/>
      <w:tcPr>
        <w:shd w:val="clear" w:color="auto" w:fill="E5C6AF"/>
      </w:tcPr>
    </w:tblStylePr>
    <w:tblStylePr w:type="band1Horz">
      <w:tblPr/>
      <w:tcPr>
        <w:tcBorders>
          <w:insideH w:val="single" w:sz="6" w:space="0" w:color="CC8E60"/>
          <w:insideV w:val="single" w:sz="6" w:space="0" w:color="CC8E60"/>
        </w:tcBorders>
        <w:shd w:val="clear" w:color="auto" w:fill="E5C6AF"/>
      </w:tcPr>
    </w:tblStylePr>
    <w:tblStylePr w:type="nwCell">
      <w:tblPr/>
      <w:tcPr>
        <w:shd w:val="clear" w:color="auto" w:fill="FFFFFF"/>
      </w:tcPr>
    </w:tblStylePr>
  </w:style>
  <w:style w:type="table" w:styleId="Grillemoyenne2-Accent3">
    <w:name w:val="Medium Grid 2 Accent 3"/>
    <w:basedOn w:val="TableauNormal"/>
    <w:uiPriority w:val="68"/>
    <w:rPr>
      <w:rFonts w:ascii="Calibri" w:eastAsia="Times New Roman" w:hAnsi="Calibri" w:cs="Cordia New"/>
      <w:color w:val="000000"/>
    </w:rPr>
    <w:tblPr>
      <w:tblStyleRowBandSize w:val="1"/>
      <w:tblStyleColBandSize w:val="1"/>
      <w:tblBorders>
        <w:top w:val="single" w:sz="8" w:space="0" w:color="7A6A60"/>
        <w:left w:val="single" w:sz="8" w:space="0" w:color="7A6A60"/>
        <w:bottom w:val="single" w:sz="8" w:space="0" w:color="7A6A60"/>
        <w:right w:val="single" w:sz="8" w:space="0" w:color="7A6A60"/>
        <w:insideH w:val="single" w:sz="8" w:space="0" w:color="7A6A60"/>
        <w:insideV w:val="single" w:sz="8" w:space="0" w:color="7A6A60"/>
      </w:tblBorders>
    </w:tblPr>
    <w:tcPr>
      <w:shd w:val="clear" w:color="auto" w:fill="DFD9D6"/>
    </w:tcPr>
    <w:tblStylePr w:type="firstRow">
      <w:rPr>
        <w:b/>
        <w:bCs/>
        <w:color w:val="000000"/>
      </w:rPr>
      <w:tblPr/>
      <w:tcPr>
        <w:shd w:val="clear" w:color="auto" w:fill="F2F0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E0DE"/>
      </w:tcPr>
    </w:tblStylePr>
    <w:tblStylePr w:type="band1Vert">
      <w:tblPr/>
      <w:tcPr>
        <w:shd w:val="clear" w:color="auto" w:fill="BEB4AD"/>
      </w:tcPr>
    </w:tblStylePr>
    <w:tblStylePr w:type="band1Horz">
      <w:tblPr/>
      <w:tcPr>
        <w:tcBorders>
          <w:insideH w:val="single" w:sz="6" w:space="0" w:color="7A6A60"/>
          <w:insideV w:val="single" w:sz="6" w:space="0" w:color="7A6A60"/>
        </w:tcBorders>
        <w:shd w:val="clear" w:color="auto" w:fill="BEB4AD"/>
      </w:tcPr>
    </w:tblStylePr>
    <w:tblStylePr w:type="nwCell">
      <w:tblPr/>
      <w:tcPr>
        <w:shd w:val="clear" w:color="auto" w:fill="FFFFFF"/>
      </w:tcPr>
    </w:tblStylePr>
  </w:style>
  <w:style w:type="table" w:styleId="Grillemoyenne2-Accent4">
    <w:name w:val="Medium Grid 2 Accent 4"/>
    <w:basedOn w:val="TableauNormal"/>
    <w:uiPriority w:val="68"/>
    <w:rPr>
      <w:rFonts w:ascii="Calibri" w:eastAsia="Times New Roman" w:hAnsi="Calibri" w:cs="Cordia New"/>
      <w:color w:val="000000"/>
    </w:rPr>
    <w:tblPr>
      <w:tblStyleRowBandSize w:val="1"/>
      <w:tblStyleColBandSize w:val="1"/>
      <w:tblBorders>
        <w:top w:val="single" w:sz="8" w:space="0" w:color="B4936D"/>
        <w:left w:val="single" w:sz="8" w:space="0" w:color="B4936D"/>
        <w:bottom w:val="single" w:sz="8" w:space="0" w:color="B4936D"/>
        <w:right w:val="single" w:sz="8" w:space="0" w:color="B4936D"/>
        <w:insideH w:val="single" w:sz="8" w:space="0" w:color="B4936D"/>
        <w:insideV w:val="single" w:sz="8" w:space="0" w:color="B4936D"/>
      </w:tblBorders>
    </w:tblPr>
    <w:tcPr>
      <w:shd w:val="clear" w:color="auto" w:fill="ECE4DA"/>
    </w:tcPr>
    <w:tblStylePr w:type="firstRow">
      <w:rPr>
        <w:b/>
        <w:bCs/>
        <w:color w:val="000000"/>
      </w:rPr>
      <w:tblPr/>
      <w:tcPr>
        <w:shd w:val="clear" w:color="auto" w:fill="F7F4F0"/>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0E9E1"/>
      </w:tcPr>
    </w:tblStylePr>
    <w:tblStylePr w:type="band1Vert">
      <w:tblPr/>
      <w:tcPr>
        <w:shd w:val="clear" w:color="auto" w:fill="D9C9B6"/>
      </w:tcPr>
    </w:tblStylePr>
    <w:tblStylePr w:type="band1Horz">
      <w:tblPr/>
      <w:tcPr>
        <w:tcBorders>
          <w:insideH w:val="single" w:sz="6" w:space="0" w:color="B4936D"/>
          <w:insideV w:val="single" w:sz="6" w:space="0" w:color="B4936D"/>
        </w:tcBorders>
        <w:shd w:val="clear" w:color="auto" w:fill="D9C9B6"/>
      </w:tcPr>
    </w:tblStylePr>
    <w:tblStylePr w:type="nwCell">
      <w:tblPr/>
      <w:tcPr>
        <w:shd w:val="clear" w:color="auto" w:fill="FFFFFF"/>
      </w:tcPr>
    </w:tblStylePr>
  </w:style>
  <w:style w:type="table" w:styleId="Grillemoyenne2-Accent5">
    <w:name w:val="Medium Grid 2 Accent 5"/>
    <w:basedOn w:val="TableauNormal"/>
    <w:uiPriority w:val="68"/>
    <w:rPr>
      <w:rFonts w:ascii="Calibri" w:eastAsia="Times New Roman" w:hAnsi="Calibri" w:cs="Cordia New"/>
      <w:color w:val="000000"/>
    </w:rPr>
    <w:tblPr>
      <w:tblStyleRowBandSize w:val="1"/>
      <w:tblStyleColBandSize w:val="1"/>
      <w:tblBorders>
        <w:top w:val="single" w:sz="8" w:space="0" w:color="67787B"/>
        <w:left w:val="single" w:sz="8" w:space="0" w:color="67787B"/>
        <w:bottom w:val="single" w:sz="8" w:space="0" w:color="67787B"/>
        <w:right w:val="single" w:sz="8" w:space="0" w:color="67787B"/>
        <w:insideH w:val="single" w:sz="8" w:space="0" w:color="67787B"/>
        <w:insideV w:val="single" w:sz="8" w:space="0" w:color="67787B"/>
      </w:tblBorders>
    </w:tblPr>
    <w:tcPr>
      <w:shd w:val="clear" w:color="auto" w:fill="D8DEDF"/>
    </w:tcPr>
    <w:tblStylePr w:type="firstRow">
      <w:rPr>
        <w:b/>
        <w:bCs/>
        <w:color w:val="000000"/>
      </w:rPr>
      <w:tblPr/>
      <w:tcPr>
        <w:shd w:val="clear" w:color="auto" w:fill="EFF1F2"/>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FE4E5"/>
      </w:tcPr>
    </w:tblStylePr>
    <w:tblStylePr w:type="band1Vert">
      <w:tblPr/>
      <w:tcPr>
        <w:shd w:val="clear" w:color="auto" w:fill="B1BCBE"/>
      </w:tcPr>
    </w:tblStylePr>
    <w:tblStylePr w:type="band1Horz">
      <w:tblPr/>
      <w:tcPr>
        <w:tcBorders>
          <w:insideH w:val="single" w:sz="6" w:space="0" w:color="67787B"/>
          <w:insideV w:val="single" w:sz="6" w:space="0" w:color="67787B"/>
        </w:tcBorders>
        <w:shd w:val="clear" w:color="auto" w:fill="B1BCBE"/>
      </w:tcPr>
    </w:tblStylePr>
    <w:tblStylePr w:type="nwCell">
      <w:tblPr/>
      <w:tcPr>
        <w:shd w:val="clear" w:color="auto" w:fill="FFFFFF"/>
      </w:tcPr>
    </w:tblStylePr>
  </w:style>
  <w:style w:type="table" w:styleId="Grillemoyenne2-Accent6">
    <w:name w:val="Medium Grid 2 Accent 6"/>
    <w:basedOn w:val="TableauNormal"/>
    <w:uiPriority w:val="68"/>
    <w:rPr>
      <w:rFonts w:ascii="Calibri" w:eastAsia="Times New Roman" w:hAnsi="Calibri" w:cs="Cordia New"/>
      <w:color w:val="000000"/>
    </w:rPr>
    <w:tblPr>
      <w:tblStyleRowBandSize w:val="1"/>
      <w:tblStyleColBandSize w:val="1"/>
      <w:tblBorders>
        <w:top w:val="single" w:sz="8" w:space="0" w:color="9D936F"/>
        <w:left w:val="single" w:sz="8" w:space="0" w:color="9D936F"/>
        <w:bottom w:val="single" w:sz="8" w:space="0" w:color="9D936F"/>
        <w:right w:val="single" w:sz="8" w:space="0" w:color="9D936F"/>
        <w:insideH w:val="single" w:sz="8" w:space="0" w:color="9D936F"/>
        <w:insideV w:val="single" w:sz="8" w:space="0" w:color="9D936F"/>
      </w:tblBorders>
    </w:tblPr>
    <w:tcPr>
      <w:shd w:val="clear" w:color="auto" w:fill="E6E4DB"/>
    </w:tcPr>
    <w:tblStylePr w:type="firstRow">
      <w:rPr>
        <w:b/>
        <w:bCs/>
        <w:color w:val="000000"/>
      </w:rPr>
      <w:tblPr/>
      <w:tcPr>
        <w:shd w:val="clear" w:color="auto" w:fill="F5F4F0"/>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BE9E2"/>
      </w:tcPr>
    </w:tblStylePr>
    <w:tblStylePr w:type="band1Vert">
      <w:tblPr/>
      <w:tcPr>
        <w:shd w:val="clear" w:color="auto" w:fill="CEC9B7"/>
      </w:tcPr>
    </w:tblStylePr>
    <w:tblStylePr w:type="band1Horz">
      <w:tblPr/>
      <w:tcPr>
        <w:tcBorders>
          <w:insideH w:val="single" w:sz="6" w:space="0" w:color="9D936F"/>
          <w:insideV w:val="single" w:sz="6" w:space="0" w:color="9D936F"/>
        </w:tcBorders>
        <w:shd w:val="clear" w:color="auto" w:fill="CEC9B7"/>
      </w:tcPr>
    </w:tblStylePr>
    <w:tblStylePr w:type="nwCell">
      <w:tblPr/>
      <w:tcPr>
        <w:shd w:val="clear" w:color="auto" w:fill="FFFFFF"/>
      </w:tcPr>
    </w:tblStylePr>
  </w:style>
  <w:style w:type="table" w:styleId="Grillemoyenne3">
    <w:name w:val="Medium Grid 3"/>
    <w:basedOn w:val="TableauNormal"/>
    <w:uiPriority w:val="69"/>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Grillemoyenne3-Accent1">
    <w:name w:val="Medium Grid 3 Accent 1"/>
    <w:basedOn w:val="TableauNormal"/>
    <w:uiPriority w:val="69"/>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E5EA"/>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7E97A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7E97A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7E97A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7E97A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ECBD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ECBD6"/>
      </w:tcPr>
    </w:tblStylePr>
  </w:style>
  <w:style w:type="table" w:styleId="Grillemoyenne3-Accent2">
    <w:name w:val="Medium Grid 3 Accent 2"/>
    <w:basedOn w:val="TableauNormal"/>
    <w:uiPriority w:val="69"/>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2E2D7"/>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C8E6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C8E6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C8E6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C8E6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E5C6AF"/>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E5C6AF"/>
      </w:tcPr>
    </w:tblStylePr>
  </w:style>
  <w:style w:type="table" w:styleId="Grillemoyenne3-Accent3">
    <w:name w:val="Medium Grid 3 Accent 3"/>
    <w:basedOn w:val="TableauNormal"/>
    <w:uiPriority w:val="69"/>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9D6"/>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7A6A6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7A6A6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7A6A6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7A6A6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EB4AD"/>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EB4AD"/>
      </w:tcPr>
    </w:tblStylePr>
  </w:style>
  <w:style w:type="table" w:styleId="Grillemoyenne3-Accent4">
    <w:name w:val="Medium Grid 3 Accent 4"/>
    <w:basedOn w:val="TableauNormal"/>
    <w:uiPriority w:val="69"/>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CE4DA"/>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B4936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B4936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B4936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B4936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9C9B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9C9B6"/>
      </w:tcPr>
    </w:tblStylePr>
  </w:style>
  <w:style w:type="table" w:styleId="Grillemoyenne3-Accent5">
    <w:name w:val="Medium Grid 3 Accent 5"/>
    <w:basedOn w:val="TableauNormal"/>
    <w:uiPriority w:val="69"/>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8DEDF"/>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67787B"/>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67787B"/>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67787B"/>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67787B"/>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1BCB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1BCBE"/>
      </w:tcPr>
    </w:tblStylePr>
  </w:style>
  <w:style w:type="table" w:styleId="Grillemoyenne3-Accent6">
    <w:name w:val="Medium Grid 3 Accent 6"/>
    <w:basedOn w:val="TableauNormal"/>
    <w:uiPriority w:val="69"/>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4DB"/>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D936F"/>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D936F"/>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D936F"/>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D936F"/>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EC9B7"/>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EC9B7"/>
      </w:tcPr>
    </w:tblStylePr>
  </w:style>
  <w:style w:type="table" w:styleId="Listemoyenne1">
    <w:name w:val="Medium List 1"/>
    <w:basedOn w:val="TableauNormal"/>
    <w:uiPriority w:val="65"/>
    <w:rPr>
      <w:color w:val="000000"/>
    </w:rPr>
    <w:tblPr>
      <w:tblStyleRowBandSize w:val="1"/>
      <w:tblStyleColBandSize w:val="1"/>
      <w:tblBorders>
        <w:top w:val="single" w:sz="8" w:space="0" w:color="000000"/>
        <w:bottom w:val="single" w:sz="8" w:space="0" w:color="000000"/>
      </w:tblBorders>
    </w:tblPr>
    <w:tblStylePr w:type="firstRow">
      <w:rPr>
        <w:rFonts w:ascii="Calibri" w:eastAsia="Times New Roman" w:hAnsi="Calibri" w:cs="Cordia New"/>
      </w:rPr>
      <w:tblPr/>
      <w:tcPr>
        <w:tcBorders>
          <w:top w:val="nil"/>
          <w:bottom w:val="single" w:sz="8" w:space="0" w:color="000000"/>
        </w:tcBorders>
      </w:tcPr>
    </w:tblStylePr>
    <w:tblStylePr w:type="lastRow">
      <w:rPr>
        <w:b/>
        <w:bCs/>
        <w:color w:val="1F2123"/>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styleId="Listemoyenne1-Accent1">
    <w:name w:val="Medium List 1 Accent 1"/>
    <w:basedOn w:val="TableauNormal"/>
    <w:uiPriority w:val="65"/>
    <w:rPr>
      <w:color w:val="000000"/>
    </w:rPr>
    <w:tblPr>
      <w:tblStyleRowBandSize w:val="1"/>
      <w:tblStyleColBandSize w:val="1"/>
      <w:tblBorders>
        <w:top w:val="single" w:sz="8" w:space="0" w:color="7E97AD"/>
        <w:bottom w:val="single" w:sz="8" w:space="0" w:color="7E97AD"/>
      </w:tblBorders>
    </w:tblPr>
    <w:tblStylePr w:type="firstRow">
      <w:rPr>
        <w:rFonts w:ascii="Calibri" w:eastAsia="Times New Roman" w:hAnsi="Calibri" w:cs="Cordia New"/>
      </w:rPr>
      <w:tblPr/>
      <w:tcPr>
        <w:tcBorders>
          <w:top w:val="nil"/>
          <w:bottom w:val="single" w:sz="8" w:space="0" w:color="7E97AD"/>
        </w:tcBorders>
      </w:tcPr>
    </w:tblStylePr>
    <w:tblStylePr w:type="lastRow">
      <w:rPr>
        <w:b/>
        <w:bCs/>
        <w:color w:val="1F2123"/>
      </w:rPr>
      <w:tblPr/>
      <w:tcPr>
        <w:tcBorders>
          <w:top w:val="single" w:sz="8" w:space="0" w:color="7E97AD"/>
          <w:bottom w:val="single" w:sz="8" w:space="0" w:color="7E97AD"/>
        </w:tcBorders>
      </w:tcPr>
    </w:tblStylePr>
    <w:tblStylePr w:type="firstCol">
      <w:rPr>
        <w:b/>
        <w:bCs/>
      </w:rPr>
    </w:tblStylePr>
    <w:tblStylePr w:type="lastCol">
      <w:rPr>
        <w:b/>
        <w:bCs/>
      </w:rPr>
      <w:tblPr/>
      <w:tcPr>
        <w:tcBorders>
          <w:top w:val="single" w:sz="8" w:space="0" w:color="7E97AD"/>
          <w:bottom w:val="single" w:sz="8" w:space="0" w:color="7E97AD"/>
        </w:tcBorders>
      </w:tcPr>
    </w:tblStylePr>
    <w:tblStylePr w:type="band1Vert">
      <w:tblPr/>
      <w:tcPr>
        <w:shd w:val="clear" w:color="auto" w:fill="DFE5EA"/>
      </w:tcPr>
    </w:tblStylePr>
    <w:tblStylePr w:type="band1Horz">
      <w:tblPr/>
      <w:tcPr>
        <w:shd w:val="clear" w:color="auto" w:fill="DFE5EA"/>
      </w:tcPr>
    </w:tblStylePr>
  </w:style>
  <w:style w:type="table" w:styleId="Listemoyenne1-Accent2">
    <w:name w:val="Medium List 1 Accent 2"/>
    <w:basedOn w:val="TableauNormal"/>
    <w:uiPriority w:val="65"/>
    <w:rPr>
      <w:color w:val="000000"/>
    </w:rPr>
    <w:tblPr>
      <w:tblStyleRowBandSize w:val="1"/>
      <w:tblStyleColBandSize w:val="1"/>
      <w:tblBorders>
        <w:top w:val="single" w:sz="8" w:space="0" w:color="CC8E60"/>
        <w:bottom w:val="single" w:sz="8" w:space="0" w:color="CC8E60"/>
      </w:tblBorders>
    </w:tblPr>
    <w:tblStylePr w:type="firstRow">
      <w:rPr>
        <w:rFonts w:ascii="Calibri" w:eastAsia="Times New Roman" w:hAnsi="Calibri" w:cs="Cordia New"/>
      </w:rPr>
      <w:tblPr/>
      <w:tcPr>
        <w:tcBorders>
          <w:top w:val="nil"/>
          <w:bottom w:val="single" w:sz="8" w:space="0" w:color="CC8E60"/>
        </w:tcBorders>
      </w:tcPr>
    </w:tblStylePr>
    <w:tblStylePr w:type="lastRow">
      <w:rPr>
        <w:b/>
        <w:bCs/>
        <w:color w:val="1F2123"/>
      </w:rPr>
      <w:tblPr/>
      <w:tcPr>
        <w:tcBorders>
          <w:top w:val="single" w:sz="8" w:space="0" w:color="CC8E60"/>
          <w:bottom w:val="single" w:sz="8" w:space="0" w:color="CC8E60"/>
        </w:tcBorders>
      </w:tcPr>
    </w:tblStylePr>
    <w:tblStylePr w:type="firstCol">
      <w:rPr>
        <w:b/>
        <w:bCs/>
      </w:rPr>
    </w:tblStylePr>
    <w:tblStylePr w:type="lastCol">
      <w:rPr>
        <w:b/>
        <w:bCs/>
      </w:rPr>
      <w:tblPr/>
      <w:tcPr>
        <w:tcBorders>
          <w:top w:val="single" w:sz="8" w:space="0" w:color="CC8E60"/>
          <w:bottom w:val="single" w:sz="8" w:space="0" w:color="CC8E60"/>
        </w:tcBorders>
      </w:tcPr>
    </w:tblStylePr>
    <w:tblStylePr w:type="band1Vert">
      <w:tblPr/>
      <w:tcPr>
        <w:shd w:val="clear" w:color="auto" w:fill="F2E2D7"/>
      </w:tcPr>
    </w:tblStylePr>
    <w:tblStylePr w:type="band1Horz">
      <w:tblPr/>
      <w:tcPr>
        <w:shd w:val="clear" w:color="auto" w:fill="F2E2D7"/>
      </w:tcPr>
    </w:tblStylePr>
  </w:style>
  <w:style w:type="table" w:styleId="Listemoyenne1-Accent3">
    <w:name w:val="Medium List 1 Accent 3"/>
    <w:basedOn w:val="TableauNormal"/>
    <w:uiPriority w:val="65"/>
    <w:rPr>
      <w:color w:val="000000"/>
    </w:rPr>
    <w:tblPr>
      <w:tblStyleRowBandSize w:val="1"/>
      <w:tblStyleColBandSize w:val="1"/>
      <w:tblBorders>
        <w:top w:val="single" w:sz="8" w:space="0" w:color="7A6A60"/>
        <w:bottom w:val="single" w:sz="8" w:space="0" w:color="7A6A60"/>
      </w:tblBorders>
    </w:tblPr>
    <w:tblStylePr w:type="firstRow">
      <w:rPr>
        <w:rFonts w:ascii="Calibri" w:eastAsia="Times New Roman" w:hAnsi="Calibri" w:cs="Cordia New"/>
      </w:rPr>
      <w:tblPr/>
      <w:tcPr>
        <w:tcBorders>
          <w:top w:val="nil"/>
          <w:bottom w:val="single" w:sz="8" w:space="0" w:color="7A6A60"/>
        </w:tcBorders>
      </w:tcPr>
    </w:tblStylePr>
    <w:tblStylePr w:type="lastRow">
      <w:rPr>
        <w:b/>
        <w:bCs/>
        <w:color w:val="1F2123"/>
      </w:rPr>
      <w:tblPr/>
      <w:tcPr>
        <w:tcBorders>
          <w:top w:val="single" w:sz="8" w:space="0" w:color="7A6A60"/>
          <w:bottom w:val="single" w:sz="8" w:space="0" w:color="7A6A60"/>
        </w:tcBorders>
      </w:tcPr>
    </w:tblStylePr>
    <w:tblStylePr w:type="firstCol">
      <w:rPr>
        <w:b/>
        <w:bCs/>
      </w:rPr>
    </w:tblStylePr>
    <w:tblStylePr w:type="lastCol">
      <w:rPr>
        <w:b/>
        <w:bCs/>
      </w:rPr>
      <w:tblPr/>
      <w:tcPr>
        <w:tcBorders>
          <w:top w:val="single" w:sz="8" w:space="0" w:color="7A6A60"/>
          <w:bottom w:val="single" w:sz="8" w:space="0" w:color="7A6A60"/>
        </w:tcBorders>
      </w:tcPr>
    </w:tblStylePr>
    <w:tblStylePr w:type="band1Vert">
      <w:tblPr/>
      <w:tcPr>
        <w:shd w:val="clear" w:color="auto" w:fill="DFD9D6"/>
      </w:tcPr>
    </w:tblStylePr>
    <w:tblStylePr w:type="band1Horz">
      <w:tblPr/>
      <w:tcPr>
        <w:shd w:val="clear" w:color="auto" w:fill="DFD9D6"/>
      </w:tcPr>
    </w:tblStylePr>
  </w:style>
  <w:style w:type="table" w:styleId="Listemoyenne1-Accent4">
    <w:name w:val="Medium List 1 Accent 4"/>
    <w:basedOn w:val="TableauNormal"/>
    <w:uiPriority w:val="65"/>
    <w:rPr>
      <w:color w:val="000000"/>
    </w:rPr>
    <w:tblPr>
      <w:tblStyleRowBandSize w:val="1"/>
      <w:tblStyleColBandSize w:val="1"/>
      <w:tblBorders>
        <w:top w:val="single" w:sz="8" w:space="0" w:color="B4936D"/>
        <w:bottom w:val="single" w:sz="8" w:space="0" w:color="B4936D"/>
      </w:tblBorders>
    </w:tblPr>
    <w:tblStylePr w:type="firstRow">
      <w:rPr>
        <w:rFonts w:ascii="Calibri" w:eastAsia="Times New Roman" w:hAnsi="Calibri" w:cs="Cordia New"/>
      </w:rPr>
      <w:tblPr/>
      <w:tcPr>
        <w:tcBorders>
          <w:top w:val="nil"/>
          <w:bottom w:val="single" w:sz="8" w:space="0" w:color="B4936D"/>
        </w:tcBorders>
      </w:tcPr>
    </w:tblStylePr>
    <w:tblStylePr w:type="lastRow">
      <w:rPr>
        <w:b/>
        <w:bCs/>
        <w:color w:val="1F2123"/>
      </w:rPr>
      <w:tblPr/>
      <w:tcPr>
        <w:tcBorders>
          <w:top w:val="single" w:sz="8" w:space="0" w:color="B4936D"/>
          <w:bottom w:val="single" w:sz="8" w:space="0" w:color="B4936D"/>
        </w:tcBorders>
      </w:tcPr>
    </w:tblStylePr>
    <w:tblStylePr w:type="firstCol">
      <w:rPr>
        <w:b/>
        <w:bCs/>
      </w:rPr>
    </w:tblStylePr>
    <w:tblStylePr w:type="lastCol">
      <w:rPr>
        <w:b/>
        <w:bCs/>
      </w:rPr>
      <w:tblPr/>
      <w:tcPr>
        <w:tcBorders>
          <w:top w:val="single" w:sz="8" w:space="0" w:color="B4936D"/>
          <w:bottom w:val="single" w:sz="8" w:space="0" w:color="B4936D"/>
        </w:tcBorders>
      </w:tcPr>
    </w:tblStylePr>
    <w:tblStylePr w:type="band1Vert">
      <w:tblPr/>
      <w:tcPr>
        <w:shd w:val="clear" w:color="auto" w:fill="ECE4DA"/>
      </w:tcPr>
    </w:tblStylePr>
    <w:tblStylePr w:type="band1Horz">
      <w:tblPr/>
      <w:tcPr>
        <w:shd w:val="clear" w:color="auto" w:fill="ECE4DA"/>
      </w:tcPr>
    </w:tblStylePr>
  </w:style>
  <w:style w:type="table" w:styleId="Listemoyenne1-Accent5">
    <w:name w:val="Medium List 1 Accent 5"/>
    <w:basedOn w:val="TableauNormal"/>
    <w:uiPriority w:val="65"/>
    <w:rPr>
      <w:color w:val="000000"/>
    </w:rPr>
    <w:tblPr>
      <w:tblStyleRowBandSize w:val="1"/>
      <w:tblStyleColBandSize w:val="1"/>
      <w:tblBorders>
        <w:top w:val="single" w:sz="8" w:space="0" w:color="67787B"/>
        <w:bottom w:val="single" w:sz="8" w:space="0" w:color="67787B"/>
      </w:tblBorders>
    </w:tblPr>
    <w:tblStylePr w:type="firstRow">
      <w:rPr>
        <w:rFonts w:ascii="Calibri" w:eastAsia="Times New Roman" w:hAnsi="Calibri" w:cs="Cordia New"/>
      </w:rPr>
      <w:tblPr/>
      <w:tcPr>
        <w:tcBorders>
          <w:top w:val="nil"/>
          <w:bottom w:val="single" w:sz="8" w:space="0" w:color="67787B"/>
        </w:tcBorders>
      </w:tcPr>
    </w:tblStylePr>
    <w:tblStylePr w:type="lastRow">
      <w:rPr>
        <w:b/>
        <w:bCs/>
        <w:color w:val="1F2123"/>
      </w:rPr>
      <w:tblPr/>
      <w:tcPr>
        <w:tcBorders>
          <w:top w:val="single" w:sz="8" w:space="0" w:color="67787B"/>
          <w:bottom w:val="single" w:sz="8" w:space="0" w:color="67787B"/>
        </w:tcBorders>
      </w:tcPr>
    </w:tblStylePr>
    <w:tblStylePr w:type="firstCol">
      <w:rPr>
        <w:b/>
        <w:bCs/>
      </w:rPr>
    </w:tblStylePr>
    <w:tblStylePr w:type="lastCol">
      <w:rPr>
        <w:b/>
        <w:bCs/>
      </w:rPr>
      <w:tblPr/>
      <w:tcPr>
        <w:tcBorders>
          <w:top w:val="single" w:sz="8" w:space="0" w:color="67787B"/>
          <w:bottom w:val="single" w:sz="8" w:space="0" w:color="67787B"/>
        </w:tcBorders>
      </w:tcPr>
    </w:tblStylePr>
    <w:tblStylePr w:type="band1Vert">
      <w:tblPr/>
      <w:tcPr>
        <w:shd w:val="clear" w:color="auto" w:fill="D8DEDF"/>
      </w:tcPr>
    </w:tblStylePr>
    <w:tblStylePr w:type="band1Horz">
      <w:tblPr/>
      <w:tcPr>
        <w:shd w:val="clear" w:color="auto" w:fill="D8DEDF"/>
      </w:tcPr>
    </w:tblStylePr>
  </w:style>
  <w:style w:type="table" w:styleId="Listemoyenne1-Accent6">
    <w:name w:val="Medium List 1 Accent 6"/>
    <w:basedOn w:val="TableauNormal"/>
    <w:uiPriority w:val="65"/>
    <w:rPr>
      <w:color w:val="000000"/>
    </w:rPr>
    <w:tblPr>
      <w:tblStyleRowBandSize w:val="1"/>
      <w:tblStyleColBandSize w:val="1"/>
      <w:tblBorders>
        <w:top w:val="single" w:sz="8" w:space="0" w:color="9D936F"/>
        <w:bottom w:val="single" w:sz="8" w:space="0" w:color="9D936F"/>
      </w:tblBorders>
    </w:tblPr>
    <w:tblStylePr w:type="firstRow">
      <w:rPr>
        <w:rFonts w:ascii="Calibri" w:eastAsia="Times New Roman" w:hAnsi="Calibri" w:cs="Cordia New"/>
      </w:rPr>
      <w:tblPr/>
      <w:tcPr>
        <w:tcBorders>
          <w:top w:val="nil"/>
          <w:bottom w:val="single" w:sz="8" w:space="0" w:color="9D936F"/>
        </w:tcBorders>
      </w:tcPr>
    </w:tblStylePr>
    <w:tblStylePr w:type="lastRow">
      <w:rPr>
        <w:b/>
        <w:bCs/>
        <w:color w:val="1F2123"/>
      </w:rPr>
      <w:tblPr/>
      <w:tcPr>
        <w:tcBorders>
          <w:top w:val="single" w:sz="8" w:space="0" w:color="9D936F"/>
          <w:bottom w:val="single" w:sz="8" w:space="0" w:color="9D936F"/>
        </w:tcBorders>
      </w:tcPr>
    </w:tblStylePr>
    <w:tblStylePr w:type="firstCol">
      <w:rPr>
        <w:b/>
        <w:bCs/>
      </w:rPr>
    </w:tblStylePr>
    <w:tblStylePr w:type="lastCol">
      <w:rPr>
        <w:b/>
        <w:bCs/>
      </w:rPr>
      <w:tblPr/>
      <w:tcPr>
        <w:tcBorders>
          <w:top w:val="single" w:sz="8" w:space="0" w:color="9D936F"/>
          <w:bottom w:val="single" w:sz="8" w:space="0" w:color="9D936F"/>
        </w:tcBorders>
      </w:tcPr>
    </w:tblStylePr>
    <w:tblStylePr w:type="band1Vert">
      <w:tblPr/>
      <w:tcPr>
        <w:shd w:val="clear" w:color="auto" w:fill="E6E4DB"/>
      </w:tcPr>
    </w:tblStylePr>
    <w:tblStylePr w:type="band1Horz">
      <w:tblPr/>
      <w:tcPr>
        <w:shd w:val="clear" w:color="auto" w:fill="E6E4DB"/>
      </w:tcPr>
    </w:tblStylePr>
  </w:style>
  <w:style w:type="table" w:styleId="Listemoyenne2">
    <w:name w:val="Medium List 2"/>
    <w:basedOn w:val="TableauNormal"/>
    <w:uiPriority w:val="66"/>
    <w:rPr>
      <w:rFonts w:ascii="Calibri" w:eastAsia="Times New Roman" w:hAnsi="Calibri" w:cs="Cordia New"/>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Listemoyenne2-Accent1">
    <w:name w:val="Medium List 2 Accent 1"/>
    <w:basedOn w:val="TableauNormal"/>
    <w:uiPriority w:val="66"/>
    <w:rPr>
      <w:rFonts w:ascii="Calibri" w:eastAsia="Times New Roman" w:hAnsi="Calibri" w:cs="Cordia New"/>
      <w:color w:val="000000"/>
    </w:rPr>
    <w:tblPr>
      <w:tblStyleRowBandSize w:val="1"/>
      <w:tblStyleColBandSize w:val="1"/>
      <w:tblBorders>
        <w:top w:val="single" w:sz="8" w:space="0" w:color="7E97AD"/>
        <w:left w:val="single" w:sz="8" w:space="0" w:color="7E97AD"/>
        <w:bottom w:val="single" w:sz="8" w:space="0" w:color="7E97AD"/>
        <w:right w:val="single" w:sz="8" w:space="0" w:color="7E97AD"/>
      </w:tblBorders>
    </w:tblPr>
    <w:tblStylePr w:type="firstRow">
      <w:rPr>
        <w:sz w:val="24"/>
        <w:szCs w:val="24"/>
      </w:rPr>
      <w:tblPr/>
      <w:tcPr>
        <w:tcBorders>
          <w:top w:val="nil"/>
          <w:left w:val="nil"/>
          <w:bottom w:val="single" w:sz="24" w:space="0" w:color="7E97AD"/>
          <w:right w:val="nil"/>
          <w:insideH w:val="nil"/>
          <w:insideV w:val="nil"/>
        </w:tcBorders>
        <w:shd w:val="clear" w:color="auto" w:fill="FFFFFF"/>
      </w:tcPr>
    </w:tblStylePr>
    <w:tblStylePr w:type="lastRow">
      <w:tblPr/>
      <w:tcPr>
        <w:tcBorders>
          <w:top w:val="single" w:sz="8" w:space="0" w:color="7E97AD"/>
          <w:left w:val="nil"/>
          <w:bottom w:val="nil"/>
          <w:right w:val="nil"/>
          <w:insideH w:val="nil"/>
          <w:insideV w:val="nil"/>
        </w:tcBorders>
        <w:shd w:val="clear" w:color="auto" w:fill="FFFFFF"/>
      </w:tcPr>
    </w:tblStylePr>
    <w:tblStylePr w:type="firstCol">
      <w:tblPr/>
      <w:tcPr>
        <w:tcBorders>
          <w:top w:val="nil"/>
          <w:left w:val="nil"/>
          <w:bottom w:val="nil"/>
          <w:right w:val="single" w:sz="8" w:space="0" w:color="7E97AD"/>
          <w:insideH w:val="nil"/>
          <w:insideV w:val="nil"/>
        </w:tcBorders>
        <w:shd w:val="clear" w:color="auto" w:fill="FFFFFF"/>
      </w:tcPr>
    </w:tblStylePr>
    <w:tblStylePr w:type="lastCol">
      <w:tblPr/>
      <w:tcPr>
        <w:tcBorders>
          <w:top w:val="nil"/>
          <w:left w:val="single" w:sz="8" w:space="0" w:color="7E97A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FE5EA"/>
      </w:tcPr>
    </w:tblStylePr>
    <w:tblStylePr w:type="band1Horz">
      <w:tblPr/>
      <w:tcPr>
        <w:tcBorders>
          <w:top w:val="nil"/>
          <w:bottom w:val="nil"/>
          <w:insideH w:val="nil"/>
          <w:insideV w:val="nil"/>
        </w:tcBorders>
        <w:shd w:val="clear" w:color="auto" w:fill="DFE5EA"/>
      </w:tcPr>
    </w:tblStylePr>
    <w:tblStylePr w:type="nwCell">
      <w:tblPr/>
      <w:tcPr>
        <w:shd w:val="clear" w:color="auto" w:fill="FFFFFF"/>
      </w:tcPr>
    </w:tblStylePr>
    <w:tblStylePr w:type="swCell">
      <w:tblPr/>
      <w:tcPr>
        <w:tcBorders>
          <w:top w:val="nil"/>
        </w:tcBorders>
      </w:tcPr>
    </w:tblStylePr>
  </w:style>
  <w:style w:type="table" w:styleId="Listemoyenne2-Accent2">
    <w:name w:val="Medium List 2 Accent 2"/>
    <w:basedOn w:val="TableauNormal"/>
    <w:uiPriority w:val="66"/>
    <w:rPr>
      <w:rFonts w:ascii="Calibri" w:eastAsia="Times New Roman" w:hAnsi="Calibri" w:cs="Cordia New"/>
      <w:color w:val="000000"/>
    </w:rPr>
    <w:tblPr>
      <w:tblStyleRowBandSize w:val="1"/>
      <w:tblStyleColBandSize w:val="1"/>
      <w:tblBorders>
        <w:top w:val="single" w:sz="8" w:space="0" w:color="CC8E60"/>
        <w:left w:val="single" w:sz="8" w:space="0" w:color="CC8E60"/>
        <w:bottom w:val="single" w:sz="8" w:space="0" w:color="CC8E60"/>
        <w:right w:val="single" w:sz="8" w:space="0" w:color="CC8E60"/>
      </w:tblBorders>
    </w:tblPr>
    <w:tblStylePr w:type="firstRow">
      <w:rPr>
        <w:sz w:val="24"/>
        <w:szCs w:val="24"/>
      </w:rPr>
      <w:tblPr/>
      <w:tcPr>
        <w:tcBorders>
          <w:top w:val="nil"/>
          <w:left w:val="nil"/>
          <w:bottom w:val="single" w:sz="24" w:space="0" w:color="CC8E60"/>
          <w:right w:val="nil"/>
          <w:insideH w:val="nil"/>
          <w:insideV w:val="nil"/>
        </w:tcBorders>
        <w:shd w:val="clear" w:color="auto" w:fill="FFFFFF"/>
      </w:tcPr>
    </w:tblStylePr>
    <w:tblStylePr w:type="lastRow">
      <w:tblPr/>
      <w:tcPr>
        <w:tcBorders>
          <w:top w:val="single" w:sz="8" w:space="0" w:color="CC8E60"/>
          <w:left w:val="nil"/>
          <w:bottom w:val="nil"/>
          <w:right w:val="nil"/>
          <w:insideH w:val="nil"/>
          <w:insideV w:val="nil"/>
        </w:tcBorders>
        <w:shd w:val="clear" w:color="auto" w:fill="FFFFFF"/>
      </w:tcPr>
    </w:tblStylePr>
    <w:tblStylePr w:type="firstCol">
      <w:tblPr/>
      <w:tcPr>
        <w:tcBorders>
          <w:top w:val="nil"/>
          <w:left w:val="nil"/>
          <w:bottom w:val="nil"/>
          <w:right w:val="single" w:sz="8" w:space="0" w:color="CC8E60"/>
          <w:insideH w:val="nil"/>
          <w:insideV w:val="nil"/>
        </w:tcBorders>
        <w:shd w:val="clear" w:color="auto" w:fill="FFFFFF"/>
      </w:tcPr>
    </w:tblStylePr>
    <w:tblStylePr w:type="lastCol">
      <w:tblPr/>
      <w:tcPr>
        <w:tcBorders>
          <w:top w:val="nil"/>
          <w:left w:val="single" w:sz="8" w:space="0" w:color="CC8E6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2E2D7"/>
      </w:tcPr>
    </w:tblStylePr>
    <w:tblStylePr w:type="band1Horz">
      <w:tblPr/>
      <w:tcPr>
        <w:tcBorders>
          <w:top w:val="nil"/>
          <w:bottom w:val="nil"/>
          <w:insideH w:val="nil"/>
          <w:insideV w:val="nil"/>
        </w:tcBorders>
        <w:shd w:val="clear" w:color="auto" w:fill="F2E2D7"/>
      </w:tcPr>
    </w:tblStylePr>
    <w:tblStylePr w:type="nwCell">
      <w:tblPr/>
      <w:tcPr>
        <w:shd w:val="clear" w:color="auto" w:fill="FFFFFF"/>
      </w:tcPr>
    </w:tblStylePr>
    <w:tblStylePr w:type="swCell">
      <w:tblPr/>
      <w:tcPr>
        <w:tcBorders>
          <w:top w:val="nil"/>
        </w:tcBorders>
      </w:tcPr>
    </w:tblStylePr>
  </w:style>
  <w:style w:type="table" w:styleId="Listemoyenne2-Accent3">
    <w:name w:val="Medium List 2 Accent 3"/>
    <w:basedOn w:val="TableauNormal"/>
    <w:uiPriority w:val="66"/>
    <w:rPr>
      <w:rFonts w:ascii="Calibri" w:eastAsia="Times New Roman" w:hAnsi="Calibri" w:cs="Cordia New"/>
      <w:color w:val="000000"/>
    </w:rPr>
    <w:tblPr>
      <w:tblStyleRowBandSize w:val="1"/>
      <w:tblStyleColBandSize w:val="1"/>
      <w:tblBorders>
        <w:top w:val="single" w:sz="8" w:space="0" w:color="7A6A60"/>
        <w:left w:val="single" w:sz="8" w:space="0" w:color="7A6A60"/>
        <w:bottom w:val="single" w:sz="8" w:space="0" w:color="7A6A60"/>
        <w:right w:val="single" w:sz="8" w:space="0" w:color="7A6A60"/>
      </w:tblBorders>
    </w:tblPr>
    <w:tblStylePr w:type="firstRow">
      <w:rPr>
        <w:sz w:val="24"/>
        <w:szCs w:val="24"/>
      </w:rPr>
      <w:tblPr/>
      <w:tcPr>
        <w:tcBorders>
          <w:top w:val="nil"/>
          <w:left w:val="nil"/>
          <w:bottom w:val="single" w:sz="24" w:space="0" w:color="7A6A60"/>
          <w:right w:val="nil"/>
          <w:insideH w:val="nil"/>
          <w:insideV w:val="nil"/>
        </w:tcBorders>
        <w:shd w:val="clear" w:color="auto" w:fill="FFFFFF"/>
      </w:tcPr>
    </w:tblStylePr>
    <w:tblStylePr w:type="lastRow">
      <w:tblPr/>
      <w:tcPr>
        <w:tcBorders>
          <w:top w:val="single" w:sz="8" w:space="0" w:color="7A6A60"/>
          <w:left w:val="nil"/>
          <w:bottom w:val="nil"/>
          <w:right w:val="nil"/>
          <w:insideH w:val="nil"/>
          <w:insideV w:val="nil"/>
        </w:tcBorders>
        <w:shd w:val="clear" w:color="auto" w:fill="FFFFFF"/>
      </w:tcPr>
    </w:tblStylePr>
    <w:tblStylePr w:type="firstCol">
      <w:tblPr/>
      <w:tcPr>
        <w:tcBorders>
          <w:top w:val="nil"/>
          <w:left w:val="nil"/>
          <w:bottom w:val="nil"/>
          <w:right w:val="single" w:sz="8" w:space="0" w:color="7A6A60"/>
          <w:insideH w:val="nil"/>
          <w:insideV w:val="nil"/>
        </w:tcBorders>
        <w:shd w:val="clear" w:color="auto" w:fill="FFFFFF"/>
      </w:tcPr>
    </w:tblStylePr>
    <w:tblStylePr w:type="lastCol">
      <w:tblPr/>
      <w:tcPr>
        <w:tcBorders>
          <w:top w:val="nil"/>
          <w:left w:val="single" w:sz="8" w:space="0" w:color="7A6A6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FD9D6"/>
      </w:tcPr>
    </w:tblStylePr>
    <w:tblStylePr w:type="band1Horz">
      <w:tblPr/>
      <w:tcPr>
        <w:tcBorders>
          <w:top w:val="nil"/>
          <w:bottom w:val="nil"/>
          <w:insideH w:val="nil"/>
          <w:insideV w:val="nil"/>
        </w:tcBorders>
        <w:shd w:val="clear" w:color="auto" w:fill="DFD9D6"/>
      </w:tcPr>
    </w:tblStylePr>
    <w:tblStylePr w:type="nwCell">
      <w:tblPr/>
      <w:tcPr>
        <w:shd w:val="clear" w:color="auto" w:fill="FFFFFF"/>
      </w:tcPr>
    </w:tblStylePr>
    <w:tblStylePr w:type="swCell">
      <w:tblPr/>
      <w:tcPr>
        <w:tcBorders>
          <w:top w:val="nil"/>
        </w:tcBorders>
      </w:tcPr>
    </w:tblStylePr>
  </w:style>
  <w:style w:type="table" w:styleId="Listemoyenne2-Accent4">
    <w:name w:val="Medium List 2 Accent 4"/>
    <w:basedOn w:val="TableauNormal"/>
    <w:uiPriority w:val="66"/>
    <w:rPr>
      <w:rFonts w:ascii="Calibri" w:eastAsia="Times New Roman" w:hAnsi="Calibri" w:cs="Cordia New"/>
      <w:color w:val="000000"/>
    </w:rPr>
    <w:tblPr>
      <w:tblStyleRowBandSize w:val="1"/>
      <w:tblStyleColBandSize w:val="1"/>
      <w:tblBorders>
        <w:top w:val="single" w:sz="8" w:space="0" w:color="B4936D"/>
        <w:left w:val="single" w:sz="8" w:space="0" w:color="B4936D"/>
        <w:bottom w:val="single" w:sz="8" w:space="0" w:color="B4936D"/>
        <w:right w:val="single" w:sz="8" w:space="0" w:color="B4936D"/>
      </w:tblBorders>
    </w:tblPr>
    <w:tblStylePr w:type="firstRow">
      <w:rPr>
        <w:sz w:val="24"/>
        <w:szCs w:val="24"/>
      </w:rPr>
      <w:tblPr/>
      <w:tcPr>
        <w:tcBorders>
          <w:top w:val="nil"/>
          <w:left w:val="nil"/>
          <w:bottom w:val="single" w:sz="24" w:space="0" w:color="B4936D"/>
          <w:right w:val="nil"/>
          <w:insideH w:val="nil"/>
          <w:insideV w:val="nil"/>
        </w:tcBorders>
        <w:shd w:val="clear" w:color="auto" w:fill="FFFFFF"/>
      </w:tcPr>
    </w:tblStylePr>
    <w:tblStylePr w:type="lastRow">
      <w:tblPr/>
      <w:tcPr>
        <w:tcBorders>
          <w:top w:val="single" w:sz="8" w:space="0" w:color="B4936D"/>
          <w:left w:val="nil"/>
          <w:bottom w:val="nil"/>
          <w:right w:val="nil"/>
          <w:insideH w:val="nil"/>
          <w:insideV w:val="nil"/>
        </w:tcBorders>
        <w:shd w:val="clear" w:color="auto" w:fill="FFFFFF"/>
      </w:tcPr>
    </w:tblStylePr>
    <w:tblStylePr w:type="firstCol">
      <w:tblPr/>
      <w:tcPr>
        <w:tcBorders>
          <w:top w:val="nil"/>
          <w:left w:val="nil"/>
          <w:bottom w:val="nil"/>
          <w:right w:val="single" w:sz="8" w:space="0" w:color="B4936D"/>
          <w:insideH w:val="nil"/>
          <w:insideV w:val="nil"/>
        </w:tcBorders>
        <w:shd w:val="clear" w:color="auto" w:fill="FFFFFF"/>
      </w:tcPr>
    </w:tblStylePr>
    <w:tblStylePr w:type="lastCol">
      <w:tblPr/>
      <w:tcPr>
        <w:tcBorders>
          <w:top w:val="nil"/>
          <w:left w:val="single" w:sz="8" w:space="0" w:color="B4936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CE4DA"/>
      </w:tcPr>
    </w:tblStylePr>
    <w:tblStylePr w:type="band1Horz">
      <w:tblPr/>
      <w:tcPr>
        <w:tcBorders>
          <w:top w:val="nil"/>
          <w:bottom w:val="nil"/>
          <w:insideH w:val="nil"/>
          <w:insideV w:val="nil"/>
        </w:tcBorders>
        <w:shd w:val="clear" w:color="auto" w:fill="ECE4DA"/>
      </w:tcPr>
    </w:tblStylePr>
    <w:tblStylePr w:type="nwCell">
      <w:tblPr/>
      <w:tcPr>
        <w:shd w:val="clear" w:color="auto" w:fill="FFFFFF"/>
      </w:tcPr>
    </w:tblStylePr>
    <w:tblStylePr w:type="swCell">
      <w:tblPr/>
      <w:tcPr>
        <w:tcBorders>
          <w:top w:val="nil"/>
        </w:tcBorders>
      </w:tcPr>
    </w:tblStylePr>
  </w:style>
  <w:style w:type="table" w:styleId="Listemoyenne2-Accent5">
    <w:name w:val="Medium List 2 Accent 5"/>
    <w:basedOn w:val="TableauNormal"/>
    <w:uiPriority w:val="66"/>
    <w:rPr>
      <w:rFonts w:ascii="Calibri" w:eastAsia="Times New Roman" w:hAnsi="Calibri" w:cs="Cordia New"/>
      <w:color w:val="000000"/>
    </w:rPr>
    <w:tblPr>
      <w:tblStyleRowBandSize w:val="1"/>
      <w:tblStyleColBandSize w:val="1"/>
      <w:tblBorders>
        <w:top w:val="single" w:sz="8" w:space="0" w:color="67787B"/>
        <w:left w:val="single" w:sz="8" w:space="0" w:color="67787B"/>
        <w:bottom w:val="single" w:sz="8" w:space="0" w:color="67787B"/>
        <w:right w:val="single" w:sz="8" w:space="0" w:color="67787B"/>
      </w:tblBorders>
    </w:tblPr>
    <w:tblStylePr w:type="firstRow">
      <w:rPr>
        <w:sz w:val="24"/>
        <w:szCs w:val="24"/>
      </w:rPr>
      <w:tblPr/>
      <w:tcPr>
        <w:tcBorders>
          <w:top w:val="nil"/>
          <w:left w:val="nil"/>
          <w:bottom w:val="single" w:sz="24" w:space="0" w:color="67787B"/>
          <w:right w:val="nil"/>
          <w:insideH w:val="nil"/>
          <w:insideV w:val="nil"/>
        </w:tcBorders>
        <w:shd w:val="clear" w:color="auto" w:fill="FFFFFF"/>
      </w:tcPr>
    </w:tblStylePr>
    <w:tblStylePr w:type="lastRow">
      <w:tblPr/>
      <w:tcPr>
        <w:tcBorders>
          <w:top w:val="single" w:sz="8" w:space="0" w:color="67787B"/>
          <w:left w:val="nil"/>
          <w:bottom w:val="nil"/>
          <w:right w:val="nil"/>
          <w:insideH w:val="nil"/>
          <w:insideV w:val="nil"/>
        </w:tcBorders>
        <w:shd w:val="clear" w:color="auto" w:fill="FFFFFF"/>
      </w:tcPr>
    </w:tblStylePr>
    <w:tblStylePr w:type="firstCol">
      <w:tblPr/>
      <w:tcPr>
        <w:tcBorders>
          <w:top w:val="nil"/>
          <w:left w:val="nil"/>
          <w:bottom w:val="nil"/>
          <w:right w:val="single" w:sz="8" w:space="0" w:color="67787B"/>
          <w:insideH w:val="nil"/>
          <w:insideV w:val="nil"/>
        </w:tcBorders>
        <w:shd w:val="clear" w:color="auto" w:fill="FFFFFF"/>
      </w:tcPr>
    </w:tblStylePr>
    <w:tblStylePr w:type="lastCol">
      <w:tblPr/>
      <w:tcPr>
        <w:tcBorders>
          <w:top w:val="nil"/>
          <w:left w:val="single" w:sz="8" w:space="0" w:color="67787B"/>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8DEDF"/>
      </w:tcPr>
    </w:tblStylePr>
    <w:tblStylePr w:type="band1Horz">
      <w:tblPr/>
      <w:tcPr>
        <w:tcBorders>
          <w:top w:val="nil"/>
          <w:bottom w:val="nil"/>
          <w:insideH w:val="nil"/>
          <w:insideV w:val="nil"/>
        </w:tcBorders>
        <w:shd w:val="clear" w:color="auto" w:fill="D8DEDF"/>
      </w:tcPr>
    </w:tblStylePr>
    <w:tblStylePr w:type="nwCell">
      <w:tblPr/>
      <w:tcPr>
        <w:shd w:val="clear" w:color="auto" w:fill="FFFFFF"/>
      </w:tcPr>
    </w:tblStylePr>
    <w:tblStylePr w:type="swCell">
      <w:tblPr/>
      <w:tcPr>
        <w:tcBorders>
          <w:top w:val="nil"/>
        </w:tcBorders>
      </w:tcPr>
    </w:tblStylePr>
  </w:style>
  <w:style w:type="table" w:styleId="Listemoyenne2-Accent6">
    <w:name w:val="Medium List 2 Accent 6"/>
    <w:basedOn w:val="TableauNormal"/>
    <w:uiPriority w:val="66"/>
    <w:rPr>
      <w:rFonts w:ascii="Calibri" w:eastAsia="Times New Roman" w:hAnsi="Calibri" w:cs="Cordia New"/>
      <w:color w:val="000000"/>
    </w:rPr>
    <w:tblPr>
      <w:tblStyleRowBandSize w:val="1"/>
      <w:tblStyleColBandSize w:val="1"/>
      <w:tblBorders>
        <w:top w:val="single" w:sz="8" w:space="0" w:color="9D936F"/>
        <w:left w:val="single" w:sz="8" w:space="0" w:color="9D936F"/>
        <w:bottom w:val="single" w:sz="8" w:space="0" w:color="9D936F"/>
        <w:right w:val="single" w:sz="8" w:space="0" w:color="9D936F"/>
      </w:tblBorders>
    </w:tblPr>
    <w:tblStylePr w:type="firstRow">
      <w:rPr>
        <w:sz w:val="24"/>
        <w:szCs w:val="24"/>
      </w:rPr>
      <w:tblPr/>
      <w:tcPr>
        <w:tcBorders>
          <w:top w:val="nil"/>
          <w:left w:val="nil"/>
          <w:bottom w:val="single" w:sz="24" w:space="0" w:color="9D936F"/>
          <w:right w:val="nil"/>
          <w:insideH w:val="nil"/>
          <w:insideV w:val="nil"/>
        </w:tcBorders>
        <w:shd w:val="clear" w:color="auto" w:fill="FFFFFF"/>
      </w:tcPr>
    </w:tblStylePr>
    <w:tblStylePr w:type="lastRow">
      <w:tblPr/>
      <w:tcPr>
        <w:tcBorders>
          <w:top w:val="single" w:sz="8" w:space="0" w:color="9D936F"/>
          <w:left w:val="nil"/>
          <w:bottom w:val="nil"/>
          <w:right w:val="nil"/>
          <w:insideH w:val="nil"/>
          <w:insideV w:val="nil"/>
        </w:tcBorders>
        <w:shd w:val="clear" w:color="auto" w:fill="FFFFFF"/>
      </w:tcPr>
    </w:tblStylePr>
    <w:tblStylePr w:type="firstCol">
      <w:tblPr/>
      <w:tcPr>
        <w:tcBorders>
          <w:top w:val="nil"/>
          <w:left w:val="nil"/>
          <w:bottom w:val="nil"/>
          <w:right w:val="single" w:sz="8" w:space="0" w:color="9D936F"/>
          <w:insideH w:val="nil"/>
          <w:insideV w:val="nil"/>
        </w:tcBorders>
        <w:shd w:val="clear" w:color="auto" w:fill="FFFFFF"/>
      </w:tcPr>
    </w:tblStylePr>
    <w:tblStylePr w:type="lastCol">
      <w:tblPr/>
      <w:tcPr>
        <w:tcBorders>
          <w:top w:val="nil"/>
          <w:left w:val="single" w:sz="8" w:space="0" w:color="9D936F"/>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4DB"/>
      </w:tcPr>
    </w:tblStylePr>
    <w:tblStylePr w:type="band1Horz">
      <w:tblPr/>
      <w:tcPr>
        <w:tcBorders>
          <w:top w:val="nil"/>
          <w:bottom w:val="nil"/>
          <w:insideH w:val="nil"/>
          <w:insideV w:val="nil"/>
        </w:tcBorders>
        <w:shd w:val="clear" w:color="auto" w:fill="E6E4DB"/>
      </w:tcPr>
    </w:tblStylePr>
    <w:tblStylePr w:type="nwCell">
      <w:tblPr/>
      <w:tcPr>
        <w:shd w:val="clear" w:color="auto" w:fill="FFFFFF"/>
      </w:tcPr>
    </w:tblStylePr>
    <w:tblStylePr w:type="swCell">
      <w:tblPr/>
      <w:tcPr>
        <w:tcBorders>
          <w:top w:val="nil"/>
        </w:tcBorders>
      </w:tcPr>
    </w:tblStylePr>
  </w:style>
  <w:style w:type="table" w:styleId="Tramemoyenne1">
    <w:name w:val="Medium Shading 1"/>
    <w:basedOn w:val="TableauNormal"/>
    <w:uiPriority w:val="63"/>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Tramemoyenne1-Accent1">
    <w:name w:val="Medium Shading 1 Accent 1"/>
    <w:basedOn w:val="TableauNormal"/>
    <w:uiPriority w:val="63"/>
    <w:tblPr>
      <w:tblStyleRowBandSize w:val="1"/>
      <w:tblStyleColBandSize w:val="1"/>
      <w:tblBorders>
        <w:top w:val="single" w:sz="8" w:space="0" w:color="9EB0C1"/>
        <w:left w:val="single" w:sz="8" w:space="0" w:color="9EB0C1"/>
        <w:bottom w:val="single" w:sz="8" w:space="0" w:color="9EB0C1"/>
        <w:right w:val="single" w:sz="8" w:space="0" w:color="9EB0C1"/>
        <w:insideH w:val="single" w:sz="8" w:space="0" w:color="9EB0C1"/>
      </w:tblBorders>
    </w:tblPr>
    <w:tblStylePr w:type="firstRow">
      <w:pPr>
        <w:spacing w:before="0" w:after="0" w:line="240" w:lineRule="auto"/>
      </w:pPr>
      <w:rPr>
        <w:b/>
        <w:bCs/>
        <w:color w:val="FFFFFF"/>
      </w:rPr>
      <w:tblPr/>
      <w:tcPr>
        <w:tcBorders>
          <w:top w:val="single" w:sz="8" w:space="0" w:color="9EB0C1"/>
          <w:left w:val="single" w:sz="8" w:space="0" w:color="9EB0C1"/>
          <w:bottom w:val="single" w:sz="8" w:space="0" w:color="9EB0C1"/>
          <w:right w:val="single" w:sz="8" w:space="0" w:color="9EB0C1"/>
          <w:insideH w:val="nil"/>
          <w:insideV w:val="nil"/>
        </w:tcBorders>
        <w:shd w:val="clear" w:color="auto" w:fill="7E97AD"/>
      </w:tcPr>
    </w:tblStylePr>
    <w:tblStylePr w:type="lastRow">
      <w:pPr>
        <w:spacing w:before="0" w:after="0" w:line="240" w:lineRule="auto"/>
      </w:pPr>
      <w:rPr>
        <w:b/>
        <w:bCs/>
      </w:rPr>
      <w:tblPr/>
      <w:tcPr>
        <w:tcBorders>
          <w:top w:val="double" w:sz="6" w:space="0" w:color="9EB0C1"/>
          <w:left w:val="single" w:sz="8" w:space="0" w:color="9EB0C1"/>
          <w:bottom w:val="single" w:sz="8" w:space="0" w:color="9EB0C1"/>
          <w:right w:val="single" w:sz="8" w:space="0" w:color="9EB0C1"/>
          <w:insideH w:val="nil"/>
          <w:insideV w:val="nil"/>
        </w:tcBorders>
      </w:tcPr>
    </w:tblStylePr>
    <w:tblStylePr w:type="firstCol">
      <w:rPr>
        <w:b/>
        <w:bCs/>
      </w:rPr>
    </w:tblStylePr>
    <w:tblStylePr w:type="lastCol">
      <w:rPr>
        <w:b/>
        <w:bCs/>
      </w:rPr>
    </w:tblStylePr>
    <w:tblStylePr w:type="band1Vert">
      <w:tblPr/>
      <w:tcPr>
        <w:shd w:val="clear" w:color="auto" w:fill="DFE5EA"/>
      </w:tcPr>
    </w:tblStylePr>
    <w:tblStylePr w:type="band1Horz">
      <w:tblPr/>
      <w:tcPr>
        <w:tcBorders>
          <w:insideH w:val="nil"/>
          <w:insideV w:val="nil"/>
        </w:tcBorders>
        <w:shd w:val="clear" w:color="auto" w:fill="DFE5EA"/>
      </w:tcPr>
    </w:tblStylePr>
    <w:tblStylePr w:type="band2Horz">
      <w:tblPr/>
      <w:tcPr>
        <w:tcBorders>
          <w:insideH w:val="nil"/>
          <w:insideV w:val="nil"/>
        </w:tcBorders>
      </w:tcPr>
    </w:tblStylePr>
  </w:style>
  <w:style w:type="table" w:styleId="Tramemoyenne1-Accent2">
    <w:name w:val="Medium Shading 1 Accent 2"/>
    <w:basedOn w:val="TableauNormal"/>
    <w:uiPriority w:val="63"/>
    <w:tblPr>
      <w:tblStyleRowBandSize w:val="1"/>
      <w:tblStyleColBandSize w:val="1"/>
      <w:tblBorders>
        <w:top w:val="single" w:sz="8" w:space="0" w:color="D8AA87"/>
        <w:left w:val="single" w:sz="8" w:space="0" w:color="D8AA87"/>
        <w:bottom w:val="single" w:sz="8" w:space="0" w:color="D8AA87"/>
        <w:right w:val="single" w:sz="8" w:space="0" w:color="D8AA87"/>
        <w:insideH w:val="single" w:sz="8" w:space="0" w:color="D8AA87"/>
      </w:tblBorders>
    </w:tblPr>
    <w:tblStylePr w:type="firstRow">
      <w:pPr>
        <w:spacing w:before="0" w:after="0" w:line="240" w:lineRule="auto"/>
      </w:pPr>
      <w:rPr>
        <w:b/>
        <w:bCs/>
        <w:color w:val="FFFFFF"/>
      </w:rPr>
      <w:tblPr/>
      <w:tcPr>
        <w:tcBorders>
          <w:top w:val="single" w:sz="8" w:space="0" w:color="D8AA87"/>
          <w:left w:val="single" w:sz="8" w:space="0" w:color="D8AA87"/>
          <w:bottom w:val="single" w:sz="8" w:space="0" w:color="D8AA87"/>
          <w:right w:val="single" w:sz="8" w:space="0" w:color="D8AA87"/>
          <w:insideH w:val="nil"/>
          <w:insideV w:val="nil"/>
        </w:tcBorders>
        <w:shd w:val="clear" w:color="auto" w:fill="CC8E60"/>
      </w:tcPr>
    </w:tblStylePr>
    <w:tblStylePr w:type="lastRow">
      <w:pPr>
        <w:spacing w:before="0" w:after="0" w:line="240" w:lineRule="auto"/>
      </w:pPr>
      <w:rPr>
        <w:b/>
        <w:bCs/>
      </w:rPr>
      <w:tblPr/>
      <w:tcPr>
        <w:tcBorders>
          <w:top w:val="double" w:sz="6" w:space="0" w:color="D8AA87"/>
          <w:left w:val="single" w:sz="8" w:space="0" w:color="D8AA87"/>
          <w:bottom w:val="single" w:sz="8" w:space="0" w:color="D8AA87"/>
          <w:right w:val="single" w:sz="8" w:space="0" w:color="D8AA87"/>
          <w:insideH w:val="nil"/>
          <w:insideV w:val="nil"/>
        </w:tcBorders>
      </w:tcPr>
    </w:tblStylePr>
    <w:tblStylePr w:type="firstCol">
      <w:rPr>
        <w:b/>
        <w:bCs/>
      </w:rPr>
    </w:tblStylePr>
    <w:tblStylePr w:type="lastCol">
      <w:rPr>
        <w:b/>
        <w:bCs/>
      </w:rPr>
    </w:tblStylePr>
    <w:tblStylePr w:type="band1Vert">
      <w:tblPr/>
      <w:tcPr>
        <w:shd w:val="clear" w:color="auto" w:fill="F2E2D7"/>
      </w:tcPr>
    </w:tblStylePr>
    <w:tblStylePr w:type="band1Horz">
      <w:tblPr/>
      <w:tcPr>
        <w:tcBorders>
          <w:insideH w:val="nil"/>
          <w:insideV w:val="nil"/>
        </w:tcBorders>
        <w:shd w:val="clear" w:color="auto" w:fill="F2E2D7"/>
      </w:tcPr>
    </w:tblStylePr>
    <w:tblStylePr w:type="band2Horz">
      <w:tblPr/>
      <w:tcPr>
        <w:tcBorders>
          <w:insideH w:val="nil"/>
          <w:insideV w:val="nil"/>
        </w:tcBorders>
      </w:tcPr>
    </w:tblStylePr>
  </w:style>
  <w:style w:type="table" w:styleId="Tramemoyenne1-Accent3">
    <w:name w:val="Medium Shading 1 Accent 3"/>
    <w:basedOn w:val="TableauNormal"/>
    <w:uiPriority w:val="63"/>
    <w:tblPr>
      <w:tblStyleRowBandSize w:val="1"/>
      <w:tblStyleColBandSize w:val="1"/>
      <w:tblBorders>
        <w:top w:val="single" w:sz="8" w:space="0" w:color="9E8E84"/>
        <w:left w:val="single" w:sz="8" w:space="0" w:color="9E8E84"/>
        <w:bottom w:val="single" w:sz="8" w:space="0" w:color="9E8E84"/>
        <w:right w:val="single" w:sz="8" w:space="0" w:color="9E8E84"/>
        <w:insideH w:val="single" w:sz="8" w:space="0" w:color="9E8E84"/>
      </w:tblBorders>
    </w:tblPr>
    <w:tblStylePr w:type="firstRow">
      <w:pPr>
        <w:spacing w:before="0" w:after="0" w:line="240" w:lineRule="auto"/>
      </w:pPr>
      <w:rPr>
        <w:b/>
        <w:bCs/>
        <w:color w:val="FFFFFF"/>
      </w:rPr>
      <w:tblPr/>
      <w:tcPr>
        <w:tcBorders>
          <w:top w:val="single" w:sz="8" w:space="0" w:color="9E8E84"/>
          <w:left w:val="single" w:sz="8" w:space="0" w:color="9E8E84"/>
          <w:bottom w:val="single" w:sz="8" w:space="0" w:color="9E8E84"/>
          <w:right w:val="single" w:sz="8" w:space="0" w:color="9E8E84"/>
          <w:insideH w:val="nil"/>
          <w:insideV w:val="nil"/>
        </w:tcBorders>
        <w:shd w:val="clear" w:color="auto" w:fill="7A6A60"/>
      </w:tcPr>
    </w:tblStylePr>
    <w:tblStylePr w:type="lastRow">
      <w:pPr>
        <w:spacing w:before="0" w:after="0" w:line="240" w:lineRule="auto"/>
      </w:pPr>
      <w:rPr>
        <w:b/>
        <w:bCs/>
      </w:rPr>
      <w:tblPr/>
      <w:tcPr>
        <w:tcBorders>
          <w:top w:val="double" w:sz="6" w:space="0" w:color="9E8E84"/>
          <w:left w:val="single" w:sz="8" w:space="0" w:color="9E8E84"/>
          <w:bottom w:val="single" w:sz="8" w:space="0" w:color="9E8E84"/>
          <w:right w:val="single" w:sz="8" w:space="0" w:color="9E8E84"/>
          <w:insideH w:val="nil"/>
          <w:insideV w:val="nil"/>
        </w:tcBorders>
      </w:tcPr>
    </w:tblStylePr>
    <w:tblStylePr w:type="firstCol">
      <w:rPr>
        <w:b/>
        <w:bCs/>
      </w:rPr>
    </w:tblStylePr>
    <w:tblStylePr w:type="lastCol">
      <w:rPr>
        <w:b/>
        <w:bCs/>
      </w:rPr>
    </w:tblStylePr>
    <w:tblStylePr w:type="band1Vert">
      <w:tblPr/>
      <w:tcPr>
        <w:shd w:val="clear" w:color="auto" w:fill="DFD9D6"/>
      </w:tcPr>
    </w:tblStylePr>
    <w:tblStylePr w:type="band1Horz">
      <w:tblPr/>
      <w:tcPr>
        <w:tcBorders>
          <w:insideH w:val="nil"/>
          <w:insideV w:val="nil"/>
        </w:tcBorders>
        <w:shd w:val="clear" w:color="auto" w:fill="DFD9D6"/>
      </w:tcPr>
    </w:tblStylePr>
    <w:tblStylePr w:type="band2Horz">
      <w:tblPr/>
      <w:tcPr>
        <w:tcBorders>
          <w:insideH w:val="nil"/>
          <w:insideV w:val="nil"/>
        </w:tcBorders>
      </w:tcPr>
    </w:tblStylePr>
  </w:style>
  <w:style w:type="table" w:styleId="Tramemoyenne1-Accent4">
    <w:name w:val="Medium Shading 1 Accent 4"/>
    <w:basedOn w:val="TableauNormal"/>
    <w:uiPriority w:val="63"/>
    <w:tblPr>
      <w:tblStyleRowBandSize w:val="1"/>
      <w:tblStyleColBandSize w:val="1"/>
      <w:tblBorders>
        <w:top w:val="single" w:sz="8" w:space="0" w:color="C6AD91"/>
        <w:left w:val="single" w:sz="8" w:space="0" w:color="C6AD91"/>
        <w:bottom w:val="single" w:sz="8" w:space="0" w:color="C6AD91"/>
        <w:right w:val="single" w:sz="8" w:space="0" w:color="C6AD91"/>
        <w:insideH w:val="single" w:sz="8" w:space="0" w:color="C6AD91"/>
      </w:tblBorders>
    </w:tblPr>
    <w:tblStylePr w:type="firstRow">
      <w:pPr>
        <w:spacing w:before="0" w:after="0" w:line="240" w:lineRule="auto"/>
      </w:pPr>
      <w:rPr>
        <w:b/>
        <w:bCs/>
        <w:color w:val="FFFFFF"/>
      </w:rPr>
      <w:tblPr/>
      <w:tcPr>
        <w:tcBorders>
          <w:top w:val="single" w:sz="8" w:space="0" w:color="C6AD91"/>
          <w:left w:val="single" w:sz="8" w:space="0" w:color="C6AD91"/>
          <w:bottom w:val="single" w:sz="8" w:space="0" w:color="C6AD91"/>
          <w:right w:val="single" w:sz="8" w:space="0" w:color="C6AD91"/>
          <w:insideH w:val="nil"/>
          <w:insideV w:val="nil"/>
        </w:tcBorders>
        <w:shd w:val="clear" w:color="auto" w:fill="B4936D"/>
      </w:tcPr>
    </w:tblStylePr>
    <w:tblStylePr w:type="lastRow">
      <w:pPr>
        <w:spacing w:before="0" w:after="0" w:line="240" w:lineRule="auto"/>
      </w:pPr>
      <w:rPr>
        <w:b/>
        <w:bCs/>
      </w:rPr>
      <w:tblPr/>
      <w:tcPr>
        <w:tcBorders>
          <w:top w:val="double" w:sz="6" w:space="0" w:color="C6AD91"/>
          <w:left w:val="single" w:sz="8" w:space="0" w:color="C6AD91"/>
          <w:bottom w:val="single" w:sz="8" w:space="0" w:color="C6AD91"/>
          <w:right w:val="single" w:sz="8" w:space="0" w:color="C6AD91"/>
          <w:insideH w:val="nil"/>
          <w:insideV w:val="nil"/>
        </w:tcBorders>
      </w:tcPr>
    </w:tblStylePr>
    <w:tblStylePr w:type="firstCol">
      <w:rPr>
        <w:b/>
        <w:bCs/>
      </w:rPr>
    </w:tblStylePr>
    <w:tblStylePr w:type="lastCol">
      <w:rPr>
        <w:b/>
        <w:bCs/>
      </w:rPr>
    </w:tblStylePr>
    <w:tblStylePr w:type="band1Vert">
      <w:tblPr/>
      <w:tcPr>
        <w:shd w:val="clear" w:color="auto" w:fill="ECE4DA"/>
      </w:tcPr>
    </w:tblStylePr>
    <w:tblStylePr w:type="band1Horz">
      <w:tblPr/>
      <w:tcPr>
        <w:tcBorders>
          <w:insideH w:val="nil"/>
          <w:insideV w:val="nil"/>
        </w:tcBorders>
        <w:shd w:val="clear" w:color="auto" w:fill="ECE4DA"/>
      </w:tcPr>
    </w:tblStylePr>
    <w:tblStylePr w:type="band2Horz">
      <w:tblPr/>
      <w:tcPr>
        <w:tcBorders>
          <w:insideH w:val="nil"/>
          <w:insideV w:val="nil"/>
        </w:tcBorders>
      </w:tcPr>
    </w:tblStylePr>
  </w:style>
  <w:style w:type="table" w:styleId="Tramemoyenne1-Accent5">
    <w:name w:val="Medium Shading 1 Accent 5"/>
    <w:basedOn w:val="TableauNormal"/>
    <w:uiPriority w:val="63"/>
    <w:tblPr>
      <w:tblStyleRowBandSize w:val="1"/>
      <w:tblStyleColBandSize w:val="1"/>
      <w:tblBorders>
        <w:top w:val="single" w:sz="8" w:space="0" w:color="8B9B9E"/>
        <w:left w:val="single" w:sz="8" w:space="0" w:color="8B9B9E"/>
        <w:bottom w:val="single" w:sz="8" w:space="0" w:color="8B9B9E"/>
        <w:right w:val="single" w:sz="8" w:space="0" w:color="8B9B9E"/>
        <w:insideH w:val="single" w:sz="8" w:space="0" w:color="8B9B9E"/>
      </w:tblBorders>
    </w:tblPr>
    <w:tblStylePr w:type="firstRow">
      <w:pPr>
        <w:spacing w:before="0" w:after="0" w:line="240" w:lineRule="auto"/>
      </w:pPr>
      <w:rPr>
        <w:b/>
        <w:bCs/>
        <w:color w:val="FFFFFF"/>
      </w:rPr>
      <w:tblPr/>
      <w:tcPr>
        <w:tcBorders>
          <w:top w:val="single" w:sz="8" w:space="0" w:color="8B9B9E"/>
          <w:left w:val="single" w:sz="8" w:space="0" w:color="8B9B9E"/>
          <w:bottom w:val="single" w:sz="8" w:space="0" w:color="8B9B9E"/>
          <w:right w:val="single" w:sz="8" w:space="0" w:color="8B9B9E"/>
          <w:insideH w:val="nil"/>
          <w:insideV w:val="nil"/>
        </w:tcBorders>
        <w:shd w:val="clear" w:color="auto" w:fill="67787B"/>
      </w:tcPr>
    </w:tblStylePr>
    <w:tblStylePr w:type="lastRow">
      <w:pPr>
        <w:spacing w:before="0" w:after="0" w:line="240" w:lineRule="auto"/>
      </w:pPr>
      <w:rPr>
        <w:b/>
        <w:bCs/>
      </w:rPr>
      <w:tblPr/>
      <w:tcPr>
        <w:tcBorders>
          <w:top w:val="double" w:sz="6" w:space="0" w:color="8B9B9E"/>
          <w:left w:val="single" w:sz="8" w:space="0" w:color="8B9B9E"/>
          <w:bottom w:val="single" w:sz="8" w:space="0" w:color="8B9B9E"/>
          <w:right w:val="single" w:sz="8" w:space="0" w:color="8B9B9E"/>
          <w:insideH w:val="nil"/>
          <w:insideV w:val="nil"/>
        </w:tcBorders>
      </w:tcPr>
    </w:tblStylePr>
    <w:tblStylePr w:type="firstCol">
      <w:rPr>
        <w:b/>
        <w:bCs/>
      </w:rPr>
    </w:tblStylePr>
    <w:tblStylePr w:type="lastCol">
      <w:rPr>
        <w:b/>
        <w:bCs/>
      </w:rPr>
    </w:tblStylePr>
    <w:tblStylePr w:type="band1Vert">
      <w:tblPr/>
      <w:tcPr>
        <w:shd w:val="clear" w:color="auto" w:fill="D8DEDF"/>
      </w:tcPr>
    </w:tblStylePr>
    <w:tblStylePr w:type="band1Horz">
      <w:tblPr/>
      <w:tcPr>
        <w:tcBorders>
          <w:insideH w:val="nil"/>
          <w:insideV w:val="nil"/>
        </w:tcBorders>
        <w:shd w:val="clear" w:color="auto" w:fill="D8DEDF"/>
      </w:tcPr>
    </w:tblStylePr>
    <w:tblStylePr w:type="band2Horz">
      <w:tblPr/>
      <w:tcPr>
        <w:tcBorders>
          <w:insideH w:val="nil"/>
          <w:insideV w:val="nil"/>
        </w:tcBorders>
      </w:tcPr>
    </w:tblStylePr>
  </w:style>
  <w:style w:type="table" w:styleId="Tramemoyenne1-Accent6">
    <w:name w:val="Medium Shading 1 Accent 6"/>
    <w:basedOn w:val="TableauNormal"/>
    <w:uiPriority w:val="63"/>
    <w:tblPr>
      <w:tblStyleRowBandSize w:val="1"/>
      <w:tblStyleColBandSize w:val="1"/>
      <w:tblBorders>
        <w:top w:val="single" w:sz="8" w:space="0" w:color="B5AE93"/>
        <w:left w:val="single" w:sz="8" w:space="0" w:color="B5AE93"/>
        <w:bottom w:val="single" w:sz="8" w:space="0" w:color="B5AE93"/>
        <w:right w:val="single" w:sz="8" w:space="0" w:color="B5AE93"/>
        <w:insideH w:val="single" w:sz="8" w:space="0" w:color="B5AE93"/>
      </w:tblBorders>
    </w:tblPr>
    <w:tblStylePr w:type="firstRow">
      <w:pPr>
        <w:spacing w:before="0" w:after="0" w:line="240" w:lineRule="auto"/>
      </w:pPr>
      <w:rPr>
        <w:b/>
        <w:bCs/>
        <w:color w:val="FFFFFF"/>
      </w:rPr>
      <w:tblPr/>
      <w:tcPr>
        <w:tcBorders>
          <w:top w:val="single" w:sz="8" w:space="0" w:color="B5AE93"/>
          <w:left w:val="single" w:sz="8" w:space="0" w:color="B5AE93"/>
          <w:bottom w:val="single" w:sz="8" w:space="0" w:color="B5AE93"/>
          <w:right w:val="single" w:sz="8" w:space="0" w:color="B5AE93"/>
          <w:insideH w:val="nil"/>
          <w:insideV w:val="nil"/>
        </w:tcBorders>
        <w:shd w:val="clear" w:color="auto" w:fill="9D936F"/>
      </w:tcPr>
    </w:tblStylePr>
    <w:tblStylePr w:type="lastRow">
      <w:pPr>
        <w:spacing w:before="0" w:after="0" w:line="240" w:lineRule="auto"/>
      </w:pPr>
      <w:rPr>
        <w:b/>
        <w:bCs/>
      </w:rPr>
      <w:tblPr/>
      <w:tcPr>
        <w:tcBorders>
          <w:top w:val="double" w:sz="6" w:space="0" w:color="B5AE93"/>
          <w:left w:val="single" w:sz="8" w:space="0" w:color="B5AE93"/>
          <w:bottom w:val="single" w:sz="8" w:space="0" w:color="B5AE93"/>
          <w:right w:val="single" w:sz="8" w:space="0" w:color="B5AE93"/>
          <w:insideH w:val="nil"/>
          <w:insideV w:val="nil"/>
        </w:tcBorders>
      </w:tcPr>
    </w:tblStylePr>
    <w:tblStylePr w:type="firstCol">
      <w:rPr>
        <w:b/>
        <w:bCs/>
      </w:rPr>
    </w:tblStylePr>
    <w:tblStylePr w:type="lastCol">
      <w:rPr>
        <w:b/>
        <w:bCs/>
      </w:rPr>
    </w:tblStylePr>
    <w:tblStylePr w:type="band1Vert">
      <w:tblPr/>
      <w:tcPr>
        <w:shd w:val="clear" w:color="auto" w:fill="E6E4DB"/>
      </w:tcPr>
    </w:tblStylePr>
    <w:tblStylePr w:type="band1Horz">
      <w:tblPr/>
      <w:tcPr>
        <w:tcBorders>
          <w:insideH w:val="nil"/>
          <w:insideV w:val="nil"/>
        </w:tcBorders>
        <w:shd w:val="clear" w:color="auto" w:fill="E6E4DB"/>
      </w:tcPr>
    </w:tblStylePr>
    <w:tblStylePr w:type="band2Horz">
      <w:tblPr/>
      <w:tcPr>
        <w:tcBorders>
          <w:insideH w:val="nil"/>
          <w:insideV w:val="nil"/>
        </w:tcBorders>
      </w:tcPr>
    </w:tblStylePr>
  </w:style>
  <w:style w:type="table" w:styleId="Tramemoyenne2">
    <w:name w:val="Medium Shading 2"/>
    <w:basedOn w:val="TableauNormal"/>
    <w:uiPriority w:val="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Tramemoyenne2-Accent1">
    <w:name w:val="Medium Shading 2 Accent 1"/>
    <w:basedOn w:val="TableauNormal"/>
    <w:uiPriority w:val="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7E97A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7E97AD"/>
      </w:tcPr>
    </w:tblStylePr>
    <w:tblStylePr w:type="lastCol">
      <w:rPr>
        <w:b/>
        <w:bCs/>
        <w:color w:val="FFFFFF"/>
      </w:rPr>
      <w:tblPr/>
      <w:tcPr>
        <w:tcBorders>
          <w:left w:val="nil"/>
          <w:right w:val="nil"/>
          <w:insideH w:val="nil"/>
          <w:insideV w:val="nil"/>
        </w:tcBorders>
        <w:shd w:val="clear" w:color="auto" w:fill="7E97A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Tramemoyenne2-Accent2">
    <w:name w:val="Medium Shading 2 Accent 2"/>
    <w:basedOn w:val="TableauNormal"/>
    <w:uiPriority w:val="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C8E6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C8E60"/>
      </w:tcPr>
    </w:tblStylePr>
    <w:tblStylePr w:type="lastCol">
      <w:rPr>
        <w:b/>
        <w:bCs/>
        <w:color w:val="FFFFFF"/>
      </w:rPr>
      <w:tblPr/>
      <w:tcPr>
        <w:tcBorders>
          <w:left w:val="nil"/>
          <w:right w:val="nil"/>
          <w:insideH w:val="nil"/>
          <w:insideV w:val="nil"/>
        </w:tcBorders>
        <w:shd w:val="clear" w:color="auto" w:fill="CC8E6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Tramemoyenne2-Accent3">
    <w:name w:val="Medium Shading 2 Accent 3"/>
    <w:basedOn w:val="TableauNormal"/>
    <w:uiPriority w:val="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7A6A6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7A6A60"/>
      </w:tcPr>
    </w:tblStylePr>
    <w:tblStylePr w:type="lastCol">
      <w:rPr>
        <w:b/>
        <w:bCs/>
        <w:color w:val="FFFFFF"/>
      </w:rPr>
      <w:tblPr/>
      <w:tcPr>
        <w:tcBorders>
          <w:left w:val="nil"/>
          <w:right w:val="nil"/>
          <w:insideH w:val="nil"/>
          <w:insideV w:val="nil"/>
        </w:tcBorders>
        <w:shd w:val="clear" w:color="auto" w:fill="7A6A6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Tramemoyenne2-Accent4">
    <w:name w:val="Medium Shading 2 Accent 4"/>
    <w:basedOn w:val="TableauNormal"/>
    <w:uiPriority w:val="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B4936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B4936D"/>
      </w:tcPr>
    </w:tblStylePr>
    <w:tblStylePr w:type="lastCol">
      <w:rPr>
        <w:b/>
        <w:bCs/>
        <w:color w:val="FFFFFF"/>
      </w:rPr>
      <w:tblPr/>
      <w:tcPr>
        <w:tcBorders>
          <w:left w:val="nil"/>
          <w:right w:val="nil"/>
          <w:insideH w:val="nil"/>
          <w:insideV w:val="nil"/>
        </w:tcBorders>
        <w:shd w:val="clear" w:color="auto" w:fill="B4936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Tramemoyenne2-Accent5">
    <w:name w:val="Medium Shading 2 Accent 5"/>
    <w:basedOn w:val="TableauNormal"/>
    <w:uiPriority w:val="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67787B"/>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67787B"/>
      </w:tcPr>
    </w:tblStylePr>
    <w:tblStylePr w:type="lastCol">
      <w:rPr>
        <w:b/>
        <w:bCs/>
        <w:color w:val="FFFFFF"/>
      </w:rPr>
      <w:tblPr/>
      <w:tcPr>
        <w:tcBorders>
          <w:left w:val="nil"/>
          <w:right w:val="nil"/>
          <w:insideH w:val="nil"/>
          <w:insideV w:val="nil"/>
        </w:tcBorders>
        <w:shd w:val="clear" w:color="auto" w:fill="67787B"/>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Tramemoyenne2-Accent6">
    <w:name w:val="Medium Shading 2 Accent 6"/>
    <w:basedOn w:val="TableauNormal"/>
    <w:uiPriority w:val="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D936F"/>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D936F"/>
      </w:tcPr>
    </w:tblStylePr>
    <w:tblStylePr w:type="lastCol">
      <w:rPr>
        <w:b/>
        <w:bCs/>
        <w:color w:val="FFFFFF"/>
      </w:rPr>
      <w:tblPr/>
      <w:tcPr>
        <w:tcBorders>
          <w:left w:val="nil"/>
          <w:right w:val="nil"/>
          <w:insideH w:val="nil"/>
          <w:insideV w:val="nil"/>
        </w:tcBorders>
        <w:shd w:val="clear" w:color="auto" w:fill="9D936F"/>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styleId="En-ttedemessage">
    <w:name w:val="Message Header"/>
    <w:basedOn w:val="Normal"/>
    <w:link w:val="En-ttedemessageCar"/>
    <w:uiPriority w:val="99"/>
    <w:semiHidden/>
    <w:unhideWhenUsed/>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Calibri" w:eastAsia="Times New Roman" w:hAnsi="Calibri" w:cs="Cordia New"/>
      <w:sz w:val="24"/>
    </w:rPr>
  </w:style>
  <w:style w:type="character" w:customStyle="1" w:styleId="En-ttedemessageCar">
    <w:name w:val="En-tête de message Car"/>
    <w:link w:val="En-ttedemessage"/>
    <w:uiPriority w:val="99"/>
    <w:semiHidden/>
    <w:rPr>
      <w:rFonts w:ascii="Calibri" w:eastAsia="Times New Roman" w:hAnsi="Calibri" w:cs="Cordia New"/>
      <w:sz w:val="24"/>
      <w:shd w:val="pct20" w:color="auto" w:fill="auto"/>
    </w:rPr>
  </w:style>
  <w:style w:type="paragraph" w:styleId="NormalWeb">
    <w:name w:val="Normal (Web)"/>
    <w:basedOn w:val="Normal"/>
    <w:uiPriority w:val="99"/>
    <w:semiHidden/>
    <w:unhideWhenUsed/>
    <w:rPr>
      <w:rFonts w:ascii="Times New Roman" w:hAnsi="Times New Roman" w:cs="Times New Roman"/>
      <w:sz w:val="24"/>
    </w:rPr>
  </w:style>
  <w:style w:type="paragraph" w:styleId="Retraitnormal">
    <w:name w:val="Normal Indent"/>
    <w:basedOn w:val="Normal"/>
    <w:uiPriority w:val="99"/>
    <w:semiHidden/>
    <w:unhideWhenUsed/>
    <w:pPr>
      <w:ind w:left="720"/>
    </w:pPr>
  </w:style>
  <w:style w:type="paragraph" w:styleId="Titredenote">
    <w:name w:val="Note Heading"/>
    <w:basedOn w:val="Normal"/>
    <w:next w:val="Normal"/>
    <w:link w:val="TitredenoteCar"/>
    <w:uiPriority w:val="99"/>
    <w:semiHidden/>
    <w:unhideWhenUsed/>
    <w:pPr>
      <w:spacing w:after="0" w:line="240" w:lineRule="auto"/>
    </w:pPr>
  </w:style>
  <w:style w:type="character" w:customStyle="1" w:styleId="TitredenoteCar">
    <w:name w:val="Titre de note Car"/>
    <w:basedOn w:val="Policepardfaut"/>
    <w:link w:val="Titredenote"/>
    <w:uiPriority w:val="99"/>
    <w:semiHidden/>
  </w:style>
  <w:style w:type="character" w:styleId="Numrodepage">
    <w:name w:val="page number"/>
    <w:basedOn w:val="Policepardfaut"/>
    <w:uiPriority w:val="99"/>
    <w:semiHidden/>
    <w:unhideWhenUsed/>
  </w:style>
  <w:style w:type="paragraph" w:styleId="Textebrut">
    <w:name w:val="Plain Text"/>
    <w:basedOn w:val="Normal"/>
    <w:link w:val="TextebrutCar"/>
    <w:uiPriority w:val="99"/>
    <w:semiHidden/>
    <w:unhideWhenUsed/>
    <w:pPr>
      <w:spacing w:after="0" w:line="240" w:lineRule="auto"/>
    </w:pPr>
    <w:rPr>
      <w:rFonts w:ascii="Consolas" w:hAnsi="Consolas" w:cs="Consolas"/>
      <w:sz w:val="21"/>
    </w:rPr>
  </w:style>
  <w:style w:type="character" w:customStyle="1" w:styleId="TextebrutCar">
    <w:name w:val="Texte brut Car"/>
    <w:link w:val="Textebrut"/>
    <w:uiPriority w:val="99"/>
    <w:semiHidden/>
    <w:rPr>
      <w:rFonts w:ascii="Consolas" w:hAnsi="Consolas" w:cs="Consolas"/>
      <w:sz w:val="21"/>
    </w:rPr>
  </w:style>
  <w:style w:type="paragraph" w:styleId="Salutations">
    <w:name w:val="Salutation"/>
    <w:basedOn w:val="Normal"/>
    <w:next w:val="Normal"/>
    <w:link w:val="SalutationsCar"/>
    <w:uiPriority w:val="99"/>
    <w:semiHidden/>
    <w:unhideWhenUsed/>
  </w:style>
  <w:style w:type="character" w:customStyle="1" w:styleId="SalutationsCar">
    <w:name w:val="Salutations Car"/>
    <w:basedOn w:val="Policepardfaut"/>
    <w:link w:val="Salutations"/>
    <w:uiPriority w:val="99"/>
    <w:semiHidden/>
  </w:style>
  <w:style w:type="paragraph" w:styleId="Signature">
    <w:name w:val="Signature"/>
    <w:basedOn w:val="Normal"/>
    <w:link w:val="SignatureCar"/>
    <w:uiPriority w:val="9"/>
    <w:semiHidden/>
    <w:unhideWhenUsed/>
    <w:qFormat/>
    <w:pPr>
      <w:ind w:left="4252"/>
    </w:pPr>
  </w:style>
  <w:style w:type="character" w:customStyle="1" w:styleId="SignatureCar">
    <w:name w:val="Signature Car"/>
    <w:link w:val="Signature"/>
    <w:uiPriority w:val="9"/>
    <w:semiHidden/>
    <w:rPr>
      <w:rFonts w:ascii="Arial" w:hAnsi="Arial"/>
      <w:color w:val="000000"/>
      <w:kern w:val="20"/>
      <w:lang w:eastAsia="en-US"/>
    </w:rPr>
  </w:style>
  <w:style w:type="character" w:styleId="lev">
    <w:name w:val="Strong"/>
    <w:uiPriority w:val="1"/>
    <w:unhideWhenUsed/>
    <w:qFormat/>
    <w:rsid w:val="00316FFF"/>
    <w:rPr>
      <w:rFonts w:ascii="Arial" w:hAnsi="Arial"/>
      <w:b/>
      <w:bCs/>
    </w:rPr>
  </w:style>
  <w:style w:type="paragraph" w:styleId="Sous-titre">
    <w:name w:val="Subtitle"/>
    <w:basedOn w:val="Normal"/>
    <w:next w:val="Normal"/>
    <w:link w:val="Sous-titreCar"/>
    <w:uiPriority w:val="19"/>
    <w:unhideWhenUsed/>
    <w:qFormat/>
    <w:rsid w:val="00316FFF"/>
    <w:pPr>
      <w:numPr>
        <w:ilvl w:val="1"/>
      </w:numPr>
      <w:ind w:right="720"/>
    </w:pPr>
    <w:rPr>
      <w:rFonts w:eastAsia="Times New Roman" w:cs="Cordia New"/>
      <w:caps/>
      <w:color w:val="5DBFD4"/>
      <w:sz w:val="24"/>
      <w:lang w:val="en-US"/>
    </w:rPr>
  </w:style>
  <w:style w:type="character" w:customStyle="1" w:styleId="Sous-titreCar">
    <w:name w:val="Sous-titre Car"/>
    <w:link w:val="Sous-titre"/>
    <w:uiPriority w:val="19"/>
    <w:rsid w:val="00316FFF"/>
    <w:rPr>
      <w:rFonts w:ascii="Arial" w:eastAsia="Times New Roman" w:hAnsi="Arial" w:cs="Cordia New"/>
      <w:caps/>
      <w:color w:val="5DBFD4"/>
      <w:kern w:val="20"/>
      <w:sz w:val="24"/>
      <w:lang w:val="en-US" w:eastAsia="en-US"/>
    </w:rPr>
  </w:style>
  <w:style w:type="character" w:styleId="Accentuationlgre">
    <w:name w:val="Subtle Emphasis"/>
    <w:uiPriority w:val="19"/>
    <w:semiHidden/>
    <w:unhideWhenUsed/>
    <w:rPr>
      <w:i/>
      <w:iCs/>
      <w:color w:val="808080"/>
    </w:rPr>
  </w:style>
  <w:style w:type="character" w:styleId="Rfrencelgre">
    <w:name w:val="Subtle Reference"/>
    <w:uiPriority w:val="31"/>
    <w:semiHidden/>
    <w:unhideWhenUsed/>
    <w:rPr>
      <w:smallCaps/>
      <w:color w:val="CC8E60"/>
      <w:u w:val="single"/>
    </w:rPr>
  </w:style>
  <w:style w:type="table" w:styleId="Effetsdetableau3D1">
    <w:name w:val="Table 3D effects 1"/>
    <w:basedOn w:val="TableauNormal"/>
    <w:uiPriority w:val="99"/>
    <w:semiHidden/>
    <w:unhideWhenUsed/>
    <w:pPr>
      <w:spacing w:line="300" w:lineRule="auto"/>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Effetsdetableau3D2">
    <w:name w:val="Table 3D effects 2"/>
    <w:basedOn w:val="TableauNormal"/>
    <w:uiPriority w:val="99"/>
    <w:semiHidden/>
    <w:unhideWhenUsed/>
    <w:pPr>
      <w:spacing w:line="300" w:lineRule="auto"/>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Effetsdetableau3D3">
    <w:name w:val="Table 3D effects 3"/>
    <w:basedOn w:val="TableauNormal"/>
    <w:uiPriority w:val="99"/>
    <w:semiHidden/>
    <w:unhideWhenUsed/>
    <w:pPr>
      <w:spacing w:line="300" w:lineRule="auto"/>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1">
    <w:name w:val="Table Classic 1"/>
    <w:basedOn w:val="TableauNormal"/>
    <w:uiPriority w:val="99"/>
    <w:semiHidden/>
    <w:unhideWhenUsed/>
    <w:pPr>
      <w:spacing w:line="300" w:lineRule="auto"/>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2">
    <w:name w:val="Table Classic 2"/>
    <w:basedOn w:val="TableauNormal"/>
    <w:uiPriority w:val="99"/>
    <w:semiHidden/>
    <w:unhideWhenUsed/>
    <w:pPr>
      <w:spacing w:line="300" w:lineRule="auto"/>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auclassique3">
    <w:name w:val="Table Classic 3"/>
    <w:basedOn w:val="TableauNormal"/>
    <w:uiPriority w:val="99"/>
    <w:semiHidden/>
    <w:unhideWhenUsed/>
    <w:pPr>
      <w:spacing w:line="30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auclassique4">
    <w:name w:val="Table Classic 4"/>
    <w:basedOn w:val="TableauNormal"/>
    <w:uiPriority w:val="99"/>
    <w:semiHidden/>
    <w:unhideWhenUsed/>
    <w:pPr>
      <w:spacing w:line="300" w:lineRule="auto"/>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aucolor1">
    <w:name w:val="Table Colorful 1"/>
    <w:basedOn w:val="TableauNormal"/>
    <w:uiPriority w:val="99"/>
    <w:semiHidden/>
    <w:unhideWhenUsed/>
    <w:pPr>
      <w:spacing w:line="30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aucolor2">
    <w:name w:val="Table Colorful 2"/>
    <w:basedOn w:val="TableauNormal"/>
    <w:uiPriority w:val="99"/>
    <w:semiHidden/>
    <w:unhideWhenUsed/>
    <w:pPr>
      <w:spacing w:line="300" w:lineRule="auto"/>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aucolor3">
    <w:name w:val="Table Colorful 3"/>
    <w:basedOn w:val="TableauNormal"/>
    <w:uiPriority w:val="99"/>
    <w:semiHidden/>
    <w:unhideWhenUsed/>
    <w:pPr>
      <w:spacing w:line="300" w:lineRule="auto"/>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Colonnesdetableau1">
    <w:name w:val="Table Columns 1"/>
    <w:basedOn w:val="TableauNormal"/>
    <w:uiPriority w:val="99"/>
    <w:semiHidden/>
    <w:unhideWhenUsed/>
    <w:pPr>
      <w:spacing w:line="300" w:lineRule="auto"/>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2">
    <w:name w:val="Table Columns 2"/>
    <w:basedOn w:val="TableauNormal"/>
    <w:uiPriority w:val="99"/>
    <w:semiHidden/>
    <w:unhideWhenUsed/>
    <w:pPr>
      <w:spacing w:line="300" w:lineRule="auto"/>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3">
    <w:name w:val="Table Columns 3"/>
    <w:basedOn w:val="TableauNormal"/>
    <w:uiPriority w:val="99"/>
    <w:semiHidden/>
    <w:unhideWhenUsed/>
    <w:pPr>
      <w:spacing w:line="300" w:lineRule="auto"/>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Colonnesdetableau4">
    <w:name w:val="Table Columns 4"/>
    <w:basedOn w:val="TableauNormal"/>
    <w:uiPriority w:val="99"/>
    <w:semiHidden/>
    <w:unhideWhenUsed/>
    <w:pPr>
      <w:spacing w:line="300" w:lineRule="auto"/>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Colonnesdetableau5">
    <w:name w:val="Table Columns 5"/>
    <w:basedOn w:val="TableauNormal"/>
    <w:uiPriority w:val="99"/>
    <w:semiHidden/>
    <w:unhideWhenUsed/>
    <w:pPr>
      <w:spacing w:line="300" w:lineRule="auto"/>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aucontemporain">
    <w:name w:val="Table Contemporary"/>
    <w:basedOn w:val="TableauNormal"/>
    <w:uiPriority w:val="99"/>
    <w:semiHidden/>
    <w:unhideWhenUsed/>
    <w:pPr>
      <w:spacing w:line="30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aulgant">
    <w:name w:val="Table Elegant"/>
    <w:basedOn w:val="TableauNormal"/>
    <w:uiPriority w:val="99"/>
    <w:semiHidden/>
    <w:unhideWhenUsed/>
    <w:pPr>
      <w:spacing w:line="300" w:lineRule="auto"/>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rilledetableau1">
    <w:name w:val="Table Grid 1"/>
    <w:basedOn w:val="TableauNormal"/>
    <w:uiPriority w:val="99"/>
    <w:semiHidden/>
    <w:unhideWhenUsed/>
    <w:pPr>
      <w:spacing w:line="30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Grilledetableau2">
    <w:name w:val="Table Grid 2"/>
    <w:basedOn w:val="TableauNormal"/>
    <w:uiPriority w:val="99"/>
    <w:semiHidden/>
    <w:unhideWhenUsed/>
    <w:pPr>
      <w:spacing w:line="300"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3">
    <w:name w:val="Table Grid 3"/>
    <w:basedOn w:val="TableauNormal"/>
    <w:uiPriority w:val="99"/>
    <w:semiHidden/>
    <w:unhideWhenUsed/>
    <w:pPr>
      <w:spacing w:line="300" w:lineRule="auto"/>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4">
    <w:name w:val="Table Grid 4"/>
    <w:basedOn w:val="TableauNormal"/>
    <w:uiPriority w:val="99"/>
    <w:semiHidden/>
    <w:unhideWhenUsed/>
    <w:pPr>
      <w:spacing w:line="300"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Grilledetableau5">
    <w:name w:val="Table Grid 5"/>
    <w:basedOn w:val="TableauNormal"/>
    <w:uiPriority w:val="99"/>
    <w:semiHidden/>
    <w:unhideWhenUsed/>
    <w:pPr>
      <w:spacing w:line="300" w:lineRule="auto"/>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6">
    <w:name w:val="Table Grid 6"/>
    <w:basedOn w:val="TableauNormal"/>
    <w:uiPriority w:val="99"/>
    <w:semiHidden/>
    <w:unhideWhenUsed/>
    <w:pPr>
      <w:spacing w:line="300" w:lineRule="auto"/>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7">
    <w:name w:val="Table Grid 7"/>
    <w:basedOn w:val="TableauNormal"/>
    <w:uiPriority w:val="99"/>
    <w:semiHidden/>
    <w:unhideWhenUsed/>
    <w:pPr>
      <w:spacing w:line="300" w:lineRule="auto"/>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8">
    <w:name w:val="Table Grid 8"/>
    <w:basedOn w:val="TableauNormal"/>
    <w:uiPriority w:val="99"/>
    <w:semiHidden/>
    <w:unhideWhenUsed/>
    <w:pPr>
      <w:spacing w:line="300"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auliste1">
    <w:name w:val="Table List 1"/>
    <w:basedOn w:val="TableauNormal"/>
    <w:uiPriority w:val="99"/>
    <w:semiHidden/>
    <w:unhideWhenUsed/>
    <w:pPr>
      <w:spacing w:line="30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2">
    <w:name w:val="Table List 2"/>
    <w:basedOn w:val="TableauNormal"/>
    <w:uiPriority w:val="99"/>
    <w:semiHidden/>
    <w:unhideWhenUsed/>
    <w:pPr>
      <w:spacing w:line="30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3">
    <w:name w:val="Table List 3"/>
    <w:basedOn w:val="TableauNormal"/>
    <w:uiPriority w:val="99"/>
    <w:semiHidden/>
    <w:unhideWhenUsed/>
    <w:pPr>
      <w:spacing w:line="300" w:lineRule="auto"/>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auliste4">
    <w:name w:val="Table List 4"/>
    <w:basedOn w:val="TableauNormal"/>
    <w:uiPriority w:val="99"/>
    <w:semiHidden/>
    <w:unhideWhenUsed/>
    <w:pPr>
      <w:spacing w:line="300" w:lineRule="auto"/>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auliste5">
    <w:name w:val="Table List 5"/>
    <w:basedOn w:val="TableauNormal"/>
    <w:uiPriority w:val="99"/>
    <w:semiHidden/>
    <w:unhideWhenUsed/>
    <w:pPr>
      <w:spacing w:line="300" w:lineRule="auto"/>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auliste6">
    <w:name w:val="Table List 6"/>
    <w:basedOn w:val="TableauNormal"/>
    <w:uiPriority w:val="99"/>
    <w:semiHidden/>
    <w:unhideWhenUsed/>
    <w:pPr>
      <w:spacing w:line="300" w:lineRule="auto"/>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auliste7">
    <w:name w:val="Table List 7"/>
    <w:basedOn w:val="TableauNormal"/>
    <w:uiPriority w:val="99"/>
    <w:semiHidden/>
    <w:unhideWhenUsed/>
    <w:pPr>
      <w:spacing w:line="30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auliste8">
    <w:name w:val="Table List 8"/>
    <w:basedOn w:val="TableauNormal"/>
    <w:uiPriority w:val="99"/>
    <w:semiHidden/>
    <w:unhideWhenUsed/>
    <w:pPr>
      <w:spacing w:line="30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desrfrencesjuridiques">
    <w:name w:val="table of authorities"/>
    <w:basedOn w:val="Normal"/>
    <w:next w:val="Normal"/>
    <w:uiPriority w:val="99"/>
    <w:semiHidden/>
    <w:unhideWhenUsed/>
    <w:pPr>
      <w:spacing w:after="0"/>
      <w:ind w:left="220" w:hanging="220"/>
    </w:pPr>
  </w:style>
  <w:style w:type="paragraph" w:styleId="Tabledesillustrations">
    <w:name w:val="table of figures"/>
    <w:basedOn w:val="Normal"/>
    <w:next w:val="Normal"/>
    <w:uiPriority w:val="99"/>
    <w:semiHidden/>
    <w:unhideWhenUsed/>
    <w:pPr>
      <w:spacing w:after="0"/>
    </w:pPr>
  </w:style>
  <w:style w:type="table" w:styleId="Tableauprofessionnel">
    <w:name w:val="Table Professional"/>
    <w:basedOn w:val="TableauNormal"/>
    <w:uiPriority w:val="99"/>
    <w:semiHidden/>
    <w:unhideWhenUsed/>
    <w:pPr>
      <w:spacing w:line="30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ausimple1">
    <w:name w:val="Table Simple 1"/>
    <w:basedOn w:val="TableauNormal"/>
    <w:uiPriority w:val="99"/>
    <w:semiHidden/>
    <w:unhideWhenUsed/>
    <w:pPr>
      <w:spacing w:line="300"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ausimple2">
    <w:name w:val="Table Simple 2"/>
    <w:basedOn w:val="TableauNormal"/>
    <w:uiPriority w:val="99"/>
    <w:semiHidden/>
    <w:unhideWhenUsed/>
    <w:pPr>
      <w:spacing w:line="30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ausimple3">
    <w:name w:val="Table Simple 3"/>
    <w:basedOn w:val="TableauNormal"/>
    <w:uiPriority w:val="99"/>
    <w:semiHidden/>
    <w:unhideWhenUsed/>
    <w:pPr>
      <w:spacing w:line="300" w:lineRule="auto"/>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auple1">
    <w:name w:val="Table Subtle 1"/>
    <w:basedOn w:val="TableauNormal"/>
    <w:uiPriority w:val="99"/>
    <w:semiHidden/>
    <w:unhideWhenUsed/>
    <w:pPr>
      <w:spacing w:line="30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ple2">
    <w:name w:val="Table Subtle 2"/>
    <w:basedOn w:val="TableauNormal"/>
    <w:uiPriority w:val="99"/>
    <w:semiHidden/>
    <w:unhideWhenUsed/>
    <w:pPr>
      <w:spacing w:line="30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hmedutableau">
    <w:name w:val="Table Theme"/>
    <w:basedOn w:val="TableauNormal"/>
    <w:uiPriority w:val="99"/>
    <w:semiHidden/>
    <w:unhideWhenUsed/>
    <w:pPr>
      <w:spacing w:line="30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web1">
    <w:name w:val="Table Web 1"/>
    <w:basedOn w:val="TableauNormal"/>
    <w:uiPriority w:val="99"/>
    <w:semiHidden/>
    <w:unhideWhenUsed/>
    <w:pPr>
      <w:spacing w:line="300" w:lineRule="auto"/>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2">
    <w:name w:val="Table Web 2"/>
    <w:basedOn w:val="TableauNormal"/>
    <w:uiPriority w:val="99"/>
    <w:semiHidden/>
    <w:unhideWhenUsed/>
    <w:pPr>
      <w:spacing w:line="300" w:lineRule="auto"/>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3">
    <w:name w:val="Table Web 3"/>
    <w:basedOn w:val="TableauNormal"/>
    <w:uiPriority w:val="99"/>
    <w:semiHidden/>
    <w:unhideWhenUsed/>
    <w:pPr>
      <w:spacing w:line="300" w:lineRule="auto"/>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re">
    <w:name w:val="Title"/>
    <w:basedOn w:val="Normal"/>
    <w:next w:val="Normal"/>
    <w:link w:val="TitreCar"/>
    <w:uiPriority w:val="19"/>
    <w:unhideWhenUsed/>
    <w:qFormat/>
    <w:rsid w:val="00316FFF"/>
    <w:pPr>
      <w:pBdr>
        <w:left w:val="single" w:sz="48" w:space="9" w:color="333366"/>
      </w:pBdr>
      <w:spacing w:before="0" w:after="0" w:line="240" w:lineRule="auto"/>
      <w:ind w:left="115" w:right="115"/>
    </w:pPr>
    <w:rPr>
      <w:rFonts w:eastAsia="Times New Roman" w:cs="Cordia New"/>
      <w:b/>
      <w:caps/>
      <w:color w:val="333366"/>
      <w:spacing w:val="40"/>
      <w:kern w:val="28"/>
      <w:sz w:val="52"/>
      <w:lang w:val="en-US"/>
    </w:rPr>
  </w:style>
  <w:style w:type="character" w:customStyle="1" w:styleId="TitreCar">
    <w:name w:val="Titre Car"/>
    <w:link w:val="Titre"/>
    <w:uiPriority w:val="19"/>
    <w:rsid w:val="00316FFF"/>
    <w:rPr>
      <w:rFonts w:ascii="Arial" w:eastAsia="Times New Roman" w:hAnsi="Arial" w:cs="Cordia New"/>
      <w:b/>
      <w:caps/>
      <w:color w:val="333366"/>
      <w:spacing w:val="40"/>
      <w:kern w:val="28"/>
      <w:sz w:val="52"/>
      <w:lang w:val="en-US" w:eastAsia="en-US"/>
    </w:rPr>
  </w:style>
  <w:style w:type="paragraph" w:styleId="TitreTR">
    <w:name w:val="toa heading"/>
    <w:basedOn w:val="Normal"/>
    <w:next w:val="Normal"/>
    <w:uiPriority w:val="99"/>
    <w:semiHidden/>
    <w:unhideWhenUsed/>
    <w:pPr>
      <w:spacing w:before="120"/>
    </w:pPr>
    <w:rPr>
      <w:rFonts w:ascii="Calibri" w:eastAsia="Times New Roman" w:hAnsi="Calibri" w:cs="Cordia New"/>
      <w:b/>
      <w:bCs/>
      <w:sz w:val="24"/>
    </w:rPr>
  </w:style>
  <w:style w:type="paragraph" w:customStyle="1" w:styleId="FrontPagePhone">
    <w:name w:val="FrontPage_Phone"/>
    <w:basedOn w:val="Normal"/>
    <w:qFormat/>
    <w:rsid w:val="002E44A8"/>
    <w:pPr>
      <w:pBdr>
        <w:left w:val="single" w:sz="48" w:space="10" w:color="5DBFD4"/>
      </w:pBdr>
      <w:spacing w:before="0" w:after="0" w:line="240" w:lineRule="auto"/>
      <w:ind w:left="-227"/>
    </w:pPr>
    <w:rPr>
      <w:color w:val="333366"/>
      <w:kern w:val="0"/>
      <w:sz w:val="18"/>
      <w:szCs w:val="18"/>
      <w:lang w:val="en-GB" w:eastAsia="ja-JP"/>
    </w:rPr>
  </w:style>
  <w:style w:type="paragraph" w:customStyle="1" w:styleId="FrontPagewww">
    <w:name w:val="FrontPage_www"/>
    <w:basedOn w:val="Normal"/>
    <w:qFormat/>
    <w:rsid w:val="002E44A8"/>
    <w:pPr>
      <w:pBdr>
        <w:left w:val="single" w:sz="48" w:space="10" w:color="5DBFD4"/>
      </w:pBdr>
      <w:spacing w:before="0" w:after="0" w:line="240" w:lineRule="auto"/>
      <w:ind w:left="-227"/>
    </w:pPr>
    <w:rPr>
      <w:color w:val="646464"/>
      <w:kern w:val="0"/>
      <w:sz w:val="18"/>
      <w:szCs w:val="18"/>
      <w:lang w:val="en-GB" w:eastAsia="ja-JP"/>
    </w:rPr>
  </w:style>
  <w:style w:type="paragraph" w:customStyle="1" w:styleId="texte-text">
    <w:name w:val="texte-text"/>
    <w:basedOn w:val="Normal"/>
    <w:autoRedefine/>
    <w:rsid w:val="00C274A9"/>
    <w:pPr>
      <w:keepLines/>
      <w:spacing w:before="0" w:after="120" w:line="240" w:lineRule="auto"/>
      <w:jc w:val="left"/>
    </w:pPr>
    <w:rPr>
      <w:rFonts w:ascii="Cambria Math" w:eastAsia="Times New Roman" w:hAnsi="Cambria Math" w:cs="Times New Roman"/>
      <w:iCs/>
      <w:color w:val="auto"/>
      <w:kern w:val="0"/>
      <w:lang w:val="en-GB" w:eastAsia="ja-JP"/>
    </w:rPr>
  </w:style>
  <w:style w:type="paragraph" w:styleId="TM4">
    <w:name w:val="toc 4"/>
    <w:basedOn w:val="Normal"/>
    <w:next w:val="Normal"/>
    <w:autoRedefine/>
    <w:uiPriority w:val="39"/>
    <w:semiHidden/>
    <w:unhideWhenUsed/>
    <w:pPr>
      <w:spacing w:after="100"/>
      <w:ind w:left="660"/>
    </w:pPr>
  </w:style>
  <w:style w:type="paragraph" w:styleId="TM5">
    <w:name w:val="toc 5"/>
    <w:basedOn w:val="Normal"/>
    <w:next w:val="Normal"/>
    <w:autoRedefine/>
    <w:uiPriority w:val="39"/>
    <w:semiHidden/>
    <w:unhideWhenUsed/>
    <w:pPr>
      <w:spacing w:after="100"/>
      <w:ind w:left="880"/>
    </w:pPr>
  </w:style>
  <w:style w:type="paragraph" w:styleId="TM6">
    <w:name w:val="toc 6"/>
    <w:basedOn w:val="Normal"/>
    <w:next w:val="Normal"/>
    <w:autoRedefine/>
    <w:uiPriority w:val="39"/>
    <w:semiHidden/>
    <w:unhideWhenUsed/>
    <w:pPr>
      <w:spacing w:after="100"/>
      <w:ind w:left="1100"/>
    </w:pPr>
  </w:style>
  <w:style w:type="paragraph" w:styleId="TM7">
    <w:name w:val="toc 7"/>
    <w:basedOn w:val="Normal"/>
    <w:next w:val="Normal"/>
    <w:autoRedefine/>
    <w:uiPriority w:val="39"/>
    <w:semiHidden/>
    <w:unhideWhenUsed/>
    <w:pPr>
      <w:spacing w:after="100"/>
      <w:ind w:left="1320"/>
    </w:pPr>
  </w:style>
  <w:style w:type="paragraph" w:styleId="TM8">
    <w:name w:val="toc 8"/>
    <w:basedOn w:val="Normal"/>
    <w:next w:val="Normal"/>
    <w:autoRedefine/>
    <w:uiPriority w:val="39"/>
    <w:semiHidden/>
    <w:unhideWhenUsed/>
    <w:pPr>
      <w:spacing w:after="100"/>
      <w:ind w:left="1540"/>
    </w:pPr>
  </w:style>
  <w:style w:type="paragraph" w:styleId="TM9">
    <w:name w:val="toc 9"/>
    <w:basedOn w:val="Normal"/>
    <w:next w:val="Normal"/>
    <w:autoRedefine/>
    <w:uiPriority w:val="39"/>
    <w:semiHidden/>
    <w:unhideWhenUsed/>
    <w:pPr>
      <w:spacing w:after="100"/>
      <w:ind w:left="1760"/>
    </w:pPr>
  </w:style>
  <w:style w:type="paragraph" w:styleId="En-ttedetabledesmatires">
    <w:name w:val="TOC Heading"/>
    <w:basedOn w:val="Titre1"/>
    <w:next w:val="Normal"/>
    <w:uiPriority w:val="39"/>
    <w:unhideWhenUsed/>
    <w:qFormat/>
    <w:rsid w:val="00316FFF"/>
    <w:pPr>
      <w:outlineLvl w:val="9"/>
    </w:pPr>
  </w:style>
  <w:style w:type="character" w:customStyle="1" w:styleId="SansinterligneCar">
    <w:name w:val="Sans interligne Car"/>
    <w:link w:val="Sansinterligne"/>
    <w:uiPriority w:val="1"/>
    <w:rsid w:val="00316FFF"/>
    <w:rPr>
      <w:rFonts w:ascii="Arial" w:hAnsi="Arial"/>
      <w:color w:val="000000"/>
      <w:kern w:val="20"/>
      <w:lang w:eastAsia="en-US"/>
    </w:rPr>
  </w:style>
  <w:style w:type="paragraph" w:customStyle="1" w:styleId="Style1">
    <w:name w:val="Style 1"/>
    <w:uiPriority w:val="99"/>
    <w:rsid w:val="00242528"/>
    <w:pPr>
      <w:widowControl w:val="0"/>
      <w:autoSpaceDE w:val="0"/>
      <w:autoSpaceDN w:val="0"/>
      <w:spacing w:before="108" w:line="268" w:lineRule="auto"/>
      <w:jc w:val="center"/>
    </w:pPr>
    <w:rPr>
      <w:rFonts w:ascii="Arial" w:eastAsia="Times New Roman" w:hAnsi="Arial" w:cs="Arial"/>
      <w:b/>
      <w:bCs/>
      <w:sz w:val="26"/>
      <w:szCs w:val="26"/>
      <w:lang w:val="en-GB"/>
    </w:rPr>
  </w:style>
  <w:style w:type="paragraph" w:customStyle="1" w:styleId="Style4">
    <w:name w:val="Style 4"/>
    <w:uiPriority w:val="99"/>
    <w:rsid w:val="00242528"/>
    <w:pPr>
      <w:widowControl w:val="0"/>
      <w:autoSpaceDE w:val="0"/>
      <w:autoSpaceDN w:val="0"/>
      <w:spacing w:line="280" w:lineRule="auto"/>
      <w:ind w:left="216"/>
    </w:pPr>
    <w:rPr>
      <w:rFonts w:ascii="Arial" w:eastAsia="Times New Roman" w:hAnsi="Arial" w:cs="Arial"/>
      <w:b/>
      <w:bCs/>
      <w:sz w:val="26"/>
      <w:szCs w:val="26"/>
      <w:lang w:val="en-GB"/>
    </w:rPr>
  </w:style>
  <w:style w:type="table" w:customStyle="1" w:styleId="TableauThales-Sansbordure">
    <w:name w:val="Tableau Thales - Sans bordure"/>
    <w:basedOn w:val="TableauNormal"/>
    <w:uiPriority w:val="99"/>
    <w:rsid w:val="00F50435"/>
    <w:pPr>
      <w:ind w:left="142" w:right="142"/>
      <w:contextualSpacing/>
    </w:pPr>
    <w:rPr>
      <w:rFonts w:ascii="Arial" w:hAnsi="Arial"/>
      <w:sz w:val="22"/>
    </w:rPr>
    <w:tblPr>
      <w:tblBorders>
        <w:insideH w:val="single" w:sz="4" w:space="0" w:color="D9D9D9"/>
      </w:tblBorders>
      <w:tblCellMar>
        <w:left w:w="57" w:type="dxa"/>
        <w:right w:w="57" w:type="dxa"/>
      </w:tblCellMar>
    </w:tblPr>
    <w:tcPr>
      <w:vAlign w:val="center"/>
    </w:tcPr>
    <w:tblStylePr w:type="firstRow">
      <w:pPr>
        <w:jc w:val="left"/>
      </w:pPr>
      <w:rPr>
        <w:rFonts w:ascii="Verdana" w:hAnsi="Verdana"/>
        <w:b/>
        <w:i w:val="0"/>
        <w:caps/>
        <w:smallCaps w:val="0"/>
        <w:strike w:val="0"/>
        <w:dstrike w:val="0"/>
        <w:vanish w:val="0"/>
        <w:color w:val="auto"/>
        <w:sz w:val="22"/>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FFFFFF"/>
          </w14:solidFill>
        </w14:textFill>
      </w:rPr>
      <w:tblPr/>
      <w:tcPr>
        <w:tcBorders>
          <w:top w:val="nil"/>
          <w:left w:val="nil"/>
          <w:bottom w:val="nil"/>
          <w:right w:val="nil"/>
          <w:insideH w:val="nil"/>
          <w:insideV w:val="nil"/>
          <w:tl2br w:val="nil"/>
          <w:tr2bl w:val="nil"/>
        </w:tcBorders>
        <w:shd w:val="clear" w:color="auto" w:fill="A6A6A6"/>
        <w:vAlign w:val="center"/>
      </w:tcPr>
    </w:tblStylePr>
    <w:tblStylePr w:type="firstCol">
      <w:rPr>
        <w:b/>
      </w:rPr>
    </w:tblStylePr>
  </w:style>
  <w:style w:type="numbering" w:customStyle="1" w:styleId="Rapportannuel">
    <w:name w:val="Rapport annuel"/>
    <w:uiPriority w:val="99"/>
    <w:pPr>
      <w:numPr>
        <w:numId w:val="5"/>
      </w:numPr>
    </w:pPr>
  </w:style>
  <w:style w:type="paragraph" w:customStyle="1" w:styleId="Style2">
    <w:name w:val="Style 2"/>
    <w:uiPriority w:val="99"/>
    <w:rsid w:val="00242528"/>
    <w:pPr>
      <w:widowControl w:val="0"/>
      <w:autoSpaceDE w:val="0"/>
      <w:autoSpaceDN w:val="0"/>
      <w:spacing w:line="316" w:lineRule="auto"/>
      <w:ind w:left="72"/>
    </w:pPr>
    <w:rPr>
      <w:rFonts w:ascii="Verdana" w:eastAsia="Times New Roman" w:hAnsi="Verdana" w:cs="Verdana"/>
      <w:sz w:val="16"/>
      <w:szCs w:val="16"/>
      <w:lang w:val="en-GB"/>
    </w:rPr>
  </w:style>
  <w:style w:type="paragraph" w:customStyle="1" w:styleId="Textedetableau">
    <w:name w:val="Texte de tableau"/>
    <w:basedOn w:val="Normal"/>
    <w:uiPriority w:val="9"/>
    <w:qFormat/>
    <w:rsid w:val="00316FFF"/>
    <w:pPr>
      <w:spacing w:before="60" w:after="60" w:line="240" w:lineRule="auto"/>
      <w:ind w:left="144" w:right="144"/>
    </w:pPr>
    <w:rPr>
      <w:noProof/>
    </w:rPr>
  </w:style>
  <w:style w:type="paragraph" w:customStyle="1" w:styleId="Style3">
    <w:name w:val="Style 3"/>
    <w:uiPriority w:val="99"/>
    <w:rsid w:val="00242528"/>
    <w:pPr>
      <w:widowControl w:val="0"/>
      <w:autoSpaceDE w:val="0"/>
      <w:autoSpaceDN w:val="0"/>
      <w:adjustRightInd w:val="0"/>
    </w:pPr>
    <w:rPr>
      <w:rFonts w:ascii="Times New Roman" w:eastAsia="Times New Roman" w:hAnsi="Times New Roman" w:cs="Times New Roman"/>
      <w:lang w:val="en-GB"/>
    </w:rPr>
  </w:style>
  <w:style w:type="paragraph" w:customStyle="1" w:styleId="En-ttederubrique">
    <w:name w:val="En-tête de rubrique"/>
    <w:aliases w:val="saut de page avant"/>
    <w:basedOn w:val="Titre1"/>
    <w:link w:val="En-ttederubriqueCar"/>
    <w:qFormat/>
    <w:rsid w:val="00316FFF"/>
    <w:pPr>
      <w:pageBreakBefore/>
      <w:pBdr>
        <w:top w:val="single" w:sz="2" w:space="3" w:color="333366"/>
        <w:left w:val="single" w:sz="2" w:space="8" w:color="333366"/>
        <w:bottom w:val="single" w:sz="2" w:space="3" w:color="333366"/>
        <w:right w:val="single" w:sz="2" w:space="8" w:color="333366"/>
      </w:pBdr>
      <w:shd w:val="clear" w:color="auto" w:fill="333366"/>
      <w:spacing w:before="100" w:beforeAutospacing="1" w:after="240"/>
    </w:pPr>
    <w:rPr>
      <w:noProof/>
      <w:color w:val="FFFFFF"/>
      <w:szCs w:val="36"/>
      <w:lang w:val="fr-FR"/>
    </w:rPr>
  </w:style>
  <w:style w:type="paragraph" w:customStyle="1" w:styleId="En-tteadresseetville">
    <w:name w:val="En-tête adresse et ville"/>
    <w:basedOn w:val="Normal"/>
    <w:link w:val="En-tteadresseetvilleCar"/>
    <w:rsid w:val="005E346D"/>
    <w:pPr>
      <w:pBdr>
        <w:left w:val="single" w:sz="48" w:space="10" w:color="5DBFD4"/>
      </w:pBdr>
      <w:tabs>
        <w:tab w:val="center" w:pos="4680"/>
        <w:tab w:val="right" w:pos="9360"/>
      </w:tabs>
      <w:spacing w:before="0" w:after="0" w:line="240" w:lineRule="auto"/>
      <w:ind w:left="-227"/>
    </w:pPr>
    <w:rPr>
      <w:b/>
      <w:color w:val="333366"/>
      <w:sz w:val="18"/>
      <w:szCs w:val="18"/>
    </w:rPr>
  </w:style>
  <w:style w:type="character" w:customStyle="1" w:styleId="En-tteadresseetvilleCar">
    <w:name w:val="En-tête adresse et ville Car"/>
    <w:link w:val="En-tteadresseetville"/>
    <w:rsid w:val="005E346D"/>
    <w:rPr>
      <w:rFonts w:ascii="Arial" w:hAnsi="Arial"/>
      <w:b/>
      <w:color w:val="333366"/>
      <w:kern w:val="20"/>
      <w:sz w:val="18"/>
      <w:szCs w:val="18"/>
      <w:lang w:val="en-US" w:eastAsia="en-US"/>
    </w:rPr>
  </w:style>
  <w:style w:type="paragraph" w:customStyle="1" w:styleId="Informationslgales-Pieddepage">
    <w:name w:val="Informations légales - Pied de page"/>
    <w:basedOn w:val="Normal"/>
    <w:link w:val="Informationslgales-PieddepageCar"/>
    <w:rsid w:val="00A82B08"/>
    <w:pPr>
      <w:spacing w:before="0" w:after="0"/>
      <w:ind w:left="-210"/>
      <w:contextualSpacing/>
      <w:jc w:val="center"/>
    </w:pPr>
    <w:rPr>
      <w:color w:val="333366"/>
      <w:sz w:val="12"/>
      <w:szCs w:val="12"/>
    </w:rPr>
  </w:style>
  <w:style w:type="paragraph" w:customStyle="1" w:styleId="Style5">
    <w:name w:val="Style 5"/>
    <w:uiPriority w:val="99"/>
    <w:rsid w:val="00242528"/>
    <w:pPr>
      <w:widowControl w:val="0"/>
      <w:autoSpaceDE w:val="0"/>
      <w:autoSpaceDN w:val="0"/>
      <w:jc w:val="right"/>
    </w:pPr>
    <w:rPr>
      <w:rFonts w:ascii="Arial" w:eastAsia="Times New Roman" w:hAnsi="Arial" w:cs="Arial"/>
      <w:lang w:val="en-GB"/>
    </w:rPr>
  </w:style>
  <w:style w:type="character" w:customStyle="1" w:styleId="Informationslgales-PieddepageCar">
    <w:name w:val="Informations légales - Pied de page Car"/>
    <w:link w:val="Informationslgales-Pieddepage"/>
    <w:rsid w:val="00A82B08"/>
    <w:rPr>
      <w:rFonts w:ascii="Arial" w:hAnsi="Arial"/>
      <w:color w:val="333366"/>
      <w:kern w:val="20"/>
      <w:sz w:val="12"/>
      <w:szCs w:val="12"/>
      <w:lang w:val="en-US" w:eastAsia="en-US"/>
    </w:rPr>
  </w:style>
  <w:style w:type="character" w:customStyle="1" w:styleId="En-ttederubriqueCar">
    <w:name w:val="En-tête de rubrique Car"/>
    <w:aliases w:val="saut de page avant Car"/>
    <w:link w:val="En-ttederubrique"/>
    <w:rsid w:val="00316FFF"/>
    <w:rPr>
      <w:rFonts w:ascii="Arial" w:hAnsi="Arial"/>
      <w:b/>
      <w:caps/>
      <w:noProof/>
      <w:color w:val="FFFFFF"/>
      <w:sz w:val="28"/>
      <w:szCs w:val="36"/>
      <w:shd w:val="clear" w:color="auto" w:fill="333366"/>
      <w:lang w:eastAsia="ja-JP"/>
    </w:rPr>
  </w:style>
  <w:style w:type="paragraph" w:customStyle="1" w:styleId="Style10">
    <w:name w:val="Style 10"/>
    <w:uiPriority w:val="99"/>
    <w:rsid w:val="00242528"/>
    <w:pPr>
      <w:widowControl w:val="0"/>
      <w:autoSpaceDE w:val="0"/>
      <w:autoSpaceDN w:val="0"/>
      <w:spacing w:line="360" w:lineRule="auto"/>
    </w:pPr>
    <w:rPr>
      <w:rFonts w:ascii="Arial Narrow" w:eastAsia="Times New Roman" w:hAnsi="Arial Narrow" w:cs="Arial Narrow"/>
      <w:lang w:val="en-GB"/>
    </w:rPr>
  </w:style>
  <w:style w:type="paragraph" w:customStyle="1" w:styleId="Style11">
    <w:name w:val="Style 11"/>
    <w:uiPriority w:val="99"/>
    <w:rsid w:val="00242528"/>
    <w:pPr>
      <w:widowControl w:val="0"/>
      <w:autoSpaceDE w:val="0"/>
      <w:autoSpaceDN w:val="0"/>
      <w:spacing w:before="180" w:line="309" w:lineRule="auto"/>
    </w:pPr>
    <w:rPr>
      <w:rFonts w:ascii="Arial Narrow" w:eastAsia="Times New Roman" w:hAnsi="Arial Narrow" w:cs="Arial Narrow"/>
      <w:lang w:val="en-GB"/>
    </w:rPr>
  </w:style>
  <w:style w:type="paragraph" w:customStyle="1" w:styleId="Style6">
    <w:name w:val="Style 6"/>
    <w:uiPriority w:val="99"/>
    <w:rsid w:val="00242528"/>
    <w:pPr>
      <w:widowControl w:val="0"/>
      <w:autoSpaceDE w:val="0"/>
      <w:autoSpaceDN w:val="0"/>
      <w:spacing w:line="223" w:lineRule="auto"/>
      <w:jc w:val="right"/>
    </w:pPr>
    <w:rPr>
      <w:rFonts w:ascii="Arial" w:eastAsia="Times New Roman" w:hAnsi="Arial" w:cs="Arial"/>
      <w:lang w:val="en-GB"/>
    </w:rPr>
  </w:style>
  <w:style w:type="paragraph" w:customStyle="1" w:styleId="Style7">
    <w:name w:val="Style 7"/>
    <w:uiPriority w:val="99"/>
    <w:rsid w:val="00242528"/>
    <w:pPr>
      <w:widowControl w:val="0"/>
      <w:autoSpaceDE w:val="0"/>
      <w:autoSpaceDN w:val="0"/>
      <w:spacing w:line="211" w:lineRule="auto"/>
      <w:ind w:left="72" w:right="72"/>
    </w:pPr>
    <w:rPr>
      <w:rFonts w:ascii="Arial Narrow" w:eastAsia="Times New Roman" w:hAnsi="Arial Narrow" w:cs="Arial Narrow"/>
      <w:sz w:val="24"/>
      <w:szCs w:val="24"/>
      <w:lang w:val="en-GB"/>
    </w:rPr>
  </w:style>
  <w:style w:type="paragraph" w:customStyle="1" w:styleId="Style8">
    <w:name w:val="Style 8"/>
    <w:uiPriority w:val="99"/>
    <w:rsid w:val="00242528"/>
    <w:pPr>
      <w:widowControl w:val="0"/>
      <w:autoSpaceDE w:val="0"/>
      <w:autoSpaceDN w:val="0"/>
      <w:spacing w:before="36"/>
      <w:ind w:left="72" w:right="72"/>
    </w:pPr>
    <w:rPr>
      <w:rFonts w:ascii="Arial" w:eastAsia="Times New Roman" w:hAnsi="Arial" w:cs="Arial"/>
      <w:sz w:val="18"/>
      <w:szCs w:val="18"/>
      <w:lang w:val="en-GB"/>
    </w:rPr>
  </w:style>
  <w:style w:type="paragraph" w:customStyle="1" w:styleId="Style13">
    <w:name w:val="Style 13"/>
    <w:uiPriority w:val="99"/>
    <w:rsid w:val="00242528"/>
    <w:pPr>
      <w:widowControl w:val="0"/>
      <w:autoSpaceDE w:val="0"/>
      <w:autoSpaceDN w:val="0"/>
      <w:adjustRightInd w:val="0"/>
    </w:pPr>
    <w:rPr>
      <w:rFonts w:ascii="Arial" w:eastAsia="Times New Roman" w:hAnsi="Arial" w:cs="Arial"/>
      <w:lang w:val="en-GB"/>
    </w:rPr>
  </w:style>
  <w:style w:type="paragraph" w:customStyle="1" w:styleId="Style12">
    <w:name w:val="Style 12"/>
    <w:uiPriority w:val="99"/>
    <w:rsid w:val="00242528"/>
    <w:pPr>
      <w:widowControl w:val="0"/>
      <w:autoSpaceDE w:val="0"/>
      <w:autoSpaceDN w:val="0"/>
      <w:spacing w:line="360" w:lineRule="auto"/>
      <w:ind w:left="72"/>
    </w:pPr>
    <w:rPr>
      <w:rFonts w:ascii="Arial" w:eastAsia="Times New Roman" w:hAnsi="Arial" w:cs="Arial"/>
      <w:lang w:val="en-GB"/>
    </w:rPr>
  </w:style>
  <w:style w:type="character" w:customStyle="1" w:styleId="CharacterStyle1">
    <w:name w:val="Character Style 1"/>
    <w:uiPriority w:val="99"/>
    <w:rsid w:val="00242528"/>
    <w:rPr>
      <w:rFonts w:ascii="Arial" w:hAnsi="Arial"/>
      <w:b/>
      <w:sz w:val="26"/>
    </w:rPr>
  </w:style>
  <w:style w:type="character" w:customStyle="1" w:styleId="CharacterStyle2">
    <w:name w:val="Character Style 2"/>
    <w:uiPriority w:val="99"/>
    <w:rsid w:val="00242528"/>
    <w:rPr>
      <w:rFonts w:ascii="Verdana" w:hAnsi="Verdana"/>
      <w:sz w:val="16"/>
    </w:rPr>
  </w:style>
  <w:style w:type="character" w:customStyle="1" w:styleId="CharacterStyle3">
    <w:name w:val="Character Style 3"/>
    <w:uiPriority w:val="99"/>
    <w:rsid w:val="00242528"/>
    <w:rPr>
      <w:rFonts w:ascii="Arial" w:hAnsi="Arial"/>
      <w:sz w:val="18"/>
    </w:rPr>
  </w:style>
  <w:style w:type="character" w:customStyle="1" w:styleId="CharacterStyle4">
    <w:name w:val="Character Style 4"/>
    <w:uiPriority w:val="99"/>
    <w:rsid w:val="00242528"/>
    <w:rPr>
      <w:rFonts w:ascii="Arial Narrow" w:hAnsi="Arial Narrow"/>
      <w:sz w:val="24"/>
    </w:rPr>
  </w:style>
  <w:style w:type="character" w:customStyle="1" w:styleId="CharacterStyle6">
    <w:name w:val="Character Style 6"/>
    <w:uiPriority w:val="99"/>
    <w:rsid w:val="00242528"/>
    <w:rPr>
      <w:rFonts w:ascii="Arial" w:hAnsi="Arial"/>
      <w:sz w:val="20"/>
    </w:rPr>
  </w:style>
  <w:style w:type="character" w:customStyle="1" w:styleId="CharacterStyle5">
    <w:name w:val="Character Style 5"/>
    <w:uiPriority w:val="99"/>
    <w:rsid w:val="00242528"/>
    <w:rPr>
      <w:rFonts w:ascii="Arial Narrow" w:hAnsi="Arial Narrow"/>
      <w:sz w:val="20"/>
    </w:rPr>
  </w:style>
  <w:style w:type="paragraph" w:customStyle="1" w:styleId="tabentete">
    <w:name w:val="&gt;tab:entete"/>
    <w:basedOn w:val="Normal"/>
    <w:next w:val="Normal"/>
    <w:rsid w:val="00343C4A"/>
    <w:pPr>
      <w:keepNext/>
      <w:keepLines/>
      <w:tabs>
        <w:tab w:val="left" w:pos="284"/>
      </w:tabs>
      <w:spacing w:before="60" w:after="60" w:line="240" w:lineRule="auto"/>
      <w:jc w:val="center"/>
    </w:pPr>
    <w:rPr>
      <w:rFonts w:eastAsia="Times New Roman" w:cs="Arial"/>
      <w:b/>
      <w:bCs/>
      <w:color w:val="auto"/>
      <w:kern w:val="0"/>
      <w:sz w:val="24"/>
      <w:szCs w:val="24"/>
      <w:lang w:val="en-GB" w:eastAsia="en-GB"/>
    </w:rPr>
  </w:style>
  <w:style w:type="paragraph" w:customStyle="1" w:styleId="tabtxt-c">
    <w:name w:val="&gt;tab:txt-c"/>
    <w:basedOn w:val="Normal"/>
    <w:rsid w:val="00343C4A"/>
    <w:pPr>
      <w:keepLines/>
      <w:tabs>
        <w:tab w:val="left" w:pos="284"/>
      </w:tabs>
      <w:spacing w:before="60" w:after="60" w:line="240" w:lineRule="auto"/>
      <w:jc w:val="center"/>
    </w:pPr>
    <w:rPr>
      <w:rFonts w:eastAsia="Times New Roman" w:cs="Arial"/>
      <w:color w:val="auto"/>
      <w:kern w:val="0"/>
      <w:lang w:val="en-GB" w:eastAsia="en-GB"/>
    </w:rPr>
  </w:style>
  <w:style w:type="paragraph" w:customStyle="1" w:styleId="tabtxt-j">
    <w:name w:val="&gt;tab:txt-j"/>
    <w:basedOn w:val="Normal"/>
    <w:rsid w:val="00343C4A"/>
    <w:pPr>
      <w:keepLines/>
      <w:tabs>
        <w:tab w:val="left" w:pos="284"/>
      </w:tabs>
      <w:spacing w:before="60" w:after="60" w:line="240" w:lineRule="auto"/>
    </w:pPr>
    <w:rPr>
      <w:rFonts w:eastAsia="Times New Roman" w:cs="Arial"/>
      <w:color w:val="auto"/>
      <w:kern w:val="0"/>
      <w:lang w:val="en-GB" w:eastAsia="en-GB"/>
    </w:rPr>
  </w:style>
  <w:style w:type="paragraph" w:styleId="TM1">
    <w:name w:val="toc 1"/>
    <w:basedOn w:val="Normal"/>
    <w:next w:val="Normal"/>
    <w:autoRedefine/>
    <w:uiPriority w:val="39"/>
    <w:unhideWhenUsed/>
    <w:rsid w:val="00B77415"/>
    <w:pPr>
      <w:spacing w:after="100"/>
    </w:pPr>
  </w:style>
  <w:style w:type="paragraph" w:styleId="TM2">
    <w:name w:val="toc 2"/>
    <w:basedOn w:val="Normal"/>
    <w:next w:val="Normal"/>
    <w:autoRedefine/>
    <w:uiPriority w:val="39"/>
    <w:unhideWhenUsed/>
    <w:rsid w:val="00B77415"/>
    <w:pPr>
      <w:spacing w:after="100"/>
      <w:ind w:left="200"/>
    </w:pPr>
  </w:style>
  <w:style w:type="paragraph" w:styleId="TM3">
    <w:name w:val="toc 3"/>
    <w:basedOn w:val="Normal"/>
    <w:next w:val="Normal"/>
    <w:autoRedefine/>
    <w:uiPriority w:val="39"/>
    <w:unhideWhenUsed/>
    <w:rsid w:val="00B77415"/>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3733129">
      <w:bodyDiv w:val="1"/>
      <w:marLeft w:val="0"/>
      <w:marRight w:val="0"/>
      <w:marTop w:val="0"/>
      <w:marBottom w:val="0"/>
      <w:divBdr>
        <w:top w:val="none" w:sz="0" w:space="0" w:color="auto"/>
        <w:left w:val="none" w:sz="0" w:space="0" w:color="auto"/>
        <w:bottom w:val="none" w:sz="0" w:space="0" w:color="auto"/>
        <w:right w:val="none" w:sz="0" w:space="0" w:color="auto"/>
      </w:divBdr>
    </w:div>
    <w:div w:id="989748563">
      <w:bodyDiv w:val="1"/>
      <w:marLeft w:val="0"/>
      <w:marRight w:val="0"/>
      <w:marTop w:val="0"/>
      <w:marBottom w:val="0"/>
      <w:divBdr>
        <w:top w:val="none" w:sz="0" w:space="0" w:color="auto"/>
        <w:left w:val="none" w:sz="0" w:space="0" w:color="auto"/>
        <w:bottom w:val="none" w:sz="0" w:space="0" w:color="auto"/>
        <w:right w:val="none" w:sz="0" w:space="0" w:color="auto"/>
      </w:divBdr>
    </w:div>
    <w:div w:id="1015573232">
      <w:bodyDiv w:val="1"/>
      <w:marLeft w:val="0"/>
      <w:marRight w:val="0"/>
      <w:marTop w:val="0"/>
      <w:marBottom w:val="0"/>
      <w:divBdr>
        <w:top w:val="none" w:sz="0" w:space="0" w:color="auto"/>
        <w:left w:val="none" w:sz="0" w:space="0" w:color="auto"/>
        <w:bottom w:val="none" w:sz="0" w:space="0" w:color="auto"/>
        <w:right w:val="none" w:sz="0" w:space="0" w:color="auto"/>
      </w:divBdr>
      <w:divsChild>
        <w:div w:id="1165824669">
          <w:marLeft w:val="0"/>
          <w:marRight w:val="0"/>
          <w:marTop w:val="0"/>
          <w:marBottom w:val="0"/>
          <w:divBdr>
            <w:top w:val="none" w:sz="0" w:space="0" w:color="auto"/>
            <w:left w:val="none" w:sz="0" w:space="0" w:color="auto"/>
            <w:bottom w:val="none" w:sz="0" w:space="0" w:color="auto"/>
            <w:right w:val="none" w:sz="0" w:space="0" w:color="auto"/>
          </w:divBdr>
          <w:divsChild>
            <w:div w:id="698356697">
              <w:marLeft w:val="0"/>
              <w:marRight w:val="0"/>
              <w:marTop w:val="0"/>
              <w:marBottom w:val="0"/>
              <w:divBdr>
                <w:top w:val="none" w:sz="0" w:space="0" w:color="auto"/>
                <w:left w:val="none" w:sz="0" w:space="0" w:color="auto"/>
                <w:bottom w:val="none" w:sz="0" w:space="0" w:color="auto"/>
                <w:right w:val="none" w:sz="0" w:space="0" w:color="auto"/>
              </w:divBdr>
            </w:div>
            <w:div w:id="176315659">
              <w:marLeft w:val="0"/>
              <w:marRight w:val="0"/>
              <w:marTop w:val="0"/>
              <w:marBottom w:val="0"/>
              <w:divBdr>
                <w:top w:val="none" w:sz="0" w:space="0" w:color="auto"/>
                <w:left w:val="none" w:sz="0" w:space="0" w:color="auto"/>
                <w:bottom w:val="none" w:sz="0" w:space="0" w:color="auto"/>
                <w:right w:val="none" w:sz="0" w:space="0" w:color="auto"/>
              </w:divBdr>
            </w:div>
            <w:div w:id="561140614">
              <w:marLeft w:val="0"/>
              <w:marRight w:val="0"/>
              <w:marTop w:val="0"/>
              <w:marBottom w:val="0"/>
              <w:divBdr>
                <w:top w:val="none" w:sz="0" w:space="0" w:color="auto"/>
                <w:left w:val="none" w:sz="0" w:space="0" w:color="auto"/>
                <w:bottom w:val="none" w:sz="0" w:space="0" w:color="auto"/>
                <w:right w:val="none" w:sz="0" w:space="0" w:color="auto"/>
              </w:divBdr>
            </w:div>
            <w:div w:id="1656908785">
              <w:marLeft w:val="0"/>
              <w:marRight w:val="0"/>
              <w:marTop w:val="0"/>
              <w:marBottom w:val="0"/>
              <w:divBdr>
                <w:top w:val="none" w:sz="0" w:space="0" w:color="auto"/>
                <w:left w:val="none" w:sz="0" w:space="0" w:color="auto"/>
                <w:bottom w:val="none" w:sz="0" w:space="0" w:color="auto"/>
                <w:right w:val="none" w:sz="0" w:space="0" w:color="auto"/>
              </w:divBdr>
            </w:div>
            <w:div w:id="724108667">
              <w:marLeft w:val="0"/>
              <w:marRight w:val="0"/>
              <w:marTop w:val="0"/>
              <w:marBottom w:val="0"/>
              <w:divBdr>
                <w:top w:val="none" w:sz="0" w:space="0" w:color="auto"/>
                <w:left w:val="none" w:sz="0" w:space="0" w:color="auto"/>
                <w:bottom w:val="none" w:sz="0" w:space="0" w:color="auto"/>
                <w:right w:val="none" w:sz="0" w:space="0" w:color="auto"/>
              </w:divBdr>
            </w:div>
          </w:divsChild>
        </w:div>
        <w:div w:id="408159158">
          <w:marLeft w:val="0"/>
          <w:marRight w:val="0"/>
          <w:marTop w:val="0"/>
          <w:marBottom w:val="0"/>
          <w:divBdr>
            <w:top w:val="none" w:sz="0" w:space="0" w:color="auto"/>
            <w:left w:val="none" w:sz="0" w:space="0" w:color="auto"/>
            <w:bottom w:val="none" w:sz="0" w:space="0" w:color="auto"/>
            <w:right w:val="none" w:sz="0" w:space="0" w:color="auto"/>
          </w:divBdr>
        </w:div>
        <w:div w:id="1627277185">
          <w:marLeft w:val="0"/>
          <w:marRight w:val="0"/>
          <w:marTop w:val="0"/>
          <w:marBottom w:val="0"/>
          <w:divBdr>
            <w:top w:val="none" w:sz="0" w:space="0" w:color="auto"/>
            <w:left w:val="none" w:sz="0" w:space="0" w:color="auto"/>
            <w:bottom w:val="none" w:sz="0" w:space="0" w:color="auto"/>
            <w:right w:val="none" w:sz="0" w:space="0" w:color="auto"/>
          </w:divBdr>
        </w:div>
        <w:div w:id="898634661">
          <w:marLeft w:val="0"/>
          <w:marRight w:val="0"/>
          <w:marTop w:val="0"/>
          <w:marBottom w:val="0"/>
          <w:divBdr>
            <w:top w:val="none" w:sz="0" w:space="0" w:color="auto"/>
            <w:left w:val="none" w:sz="0" w:space="0" w:color="auto"/>
            <w:bottom w:val="none" w:sz="0" w:space="0" w:color="auto"/>
            <w:right w:val="none" w:sz="0" w:space="0" w:color="auto"/>
          </w:divBdr>
        </w:div>
      </w:divsChild>
    </w:div>
    <w:div w:id="1058434401">
      <w:bodyDiv w:val="1"/>
      <w:marLeft w:val="0"/>
      <w:marRight w:val="0"/>
      <w:marTop w:val="0"/>
      <w:marBottom w:val="0"/>
      <w:divBdr>
        <w:top w:val="none" w:sz="0" w:space="0" w:color="auto"/>
        <w:left w:val="none" w:sz="0" w:space="0" w:color="auto"/>
        <w:bottom w:val="none" w:sz="0" w:space="0" w:color="auto"/>
        <w:right w:val="none" w:sz="0" w:space="0" w:color="auto"/>
      </w:divBdr>
    </w:div>
    <w:div w:id="1404259878">
      <w:bodyDiv w:val="1"/>
      <w:marLeft w:val="0"/>
      <w:marRight w:val="0"/>
      <w:marTop w:val="0"/>
      <w:marBottom w:val="0"/>
      <w:divBdr>
        <w:top w:val="none" w:sz="0" w:space="0" w:color="auto"/>
        <w:left w:val="none" w:sz="0" w:space="0" w:color="auto"/>
        <w:bottom w:val="none" w:sz="0" w:space="0" w:color="auto"/>
        <w:right w:val="none" w:sz="0" w:space="0" w:color="auto"/>
      </w:divBdr>
    </w:div>
    <w:div w:id="2007896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fif"/><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99C499-72AB-4919-A497-65A632AE5E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1049</TotalTime>
  <Pages>1</Pages>
  <Words>2529</Words>
  <Characters>13914</Characters>
  <Application>Microsoft Office Word</Application>
  <DocSecurity>0</DocSecurity>
  <Lines>115</Lines>
  <Paragraphs>32</Paragraphs>
  <ScaleCrop>false</ScaleCrop>
  <HeadingPairs>
    <vt:vector size="6" baseType="variant">
      <vt:variant>
        <vt:lpstr>Titre</vt:lpstr>
      </vt:variant>
      <vt:variant>
        <vt:i4>1</vt:i4>
      </vt:variant>
      <vt:variant>
        <vt:lpstr>Title</vt:lpstr>
      </vt:variant>
      <vt:variant>
        <vt:i4>1</vt:i4>
      </vt:variant>
      <vt:variant>
        <vt:lpstr>Título</vt:lpstr>
      </vt:variant>
      <vt:variant>
        <vt:i4>1</vt:i4>
      </vt:variant>
    </vt:vector>
  </HeadingPairs>
  <TitlesOfParts>
    <vt:vector size="3" baseType="lpstr">
      <vt:lpstr/>
      <vt:lpstr/>
      <vt:lpstr/>
    </vt:vector>
  </TitlesOfParts>
  <Company>Thales</Company>
  <LinksUpToDate>false</LinksUpToDate>
  <CharactersWithSpaces>16411</CharactersWithSpaces>
  <SharedDoc>false</SharedDoc>
  <HLinks>
    <vt:vector size="6" baseType="variant">
      <vt:variant>
        <vt:i4>2949217</vt:i4>
      </vt:variant>
      <vt:variant>
        <vt:i4>0</vt:i4>
      </vt:variant>
      <vt:variant>
        <vt:i4>0</vt:i4>
      </vt:variant>
      <vt:variant>
        <vt:i4>5</vt:i4>
      </vt:variant>
      <vt:variant>
        <vt:lpwstr>http://www.thalesgroup.com/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GIAI-CHECA Thierry</dc:creator>
  <dc:description>87201751-EN-005/83050516-DOC-TCS-FR-005</dc:description>
  <cp:lastModifiedBy>Nicolas MIRAULT</cp:lastModifiedBy>
  <cp:revision>57</cp:revision>
  <cp:lastPrinted>2021-08-15T16:50:00Z</cp:lastPrinted>
  <dcterms:created xsi:type="dcterms:W3CDTF">2018-04-05T15:37:00Z</dcterms:created>
  <dcterms:modified xsi:type="dcterms:W3CDTF">2021-08-29T18:16:00Z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TC028350639991</vt:lpwstr>
  </property>
</Properties>
</file>